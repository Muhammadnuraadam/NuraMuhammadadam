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DESIGN AND IMPLEMENTATION O</w:t>
      </w:r>
      <w:bookmarkStart w:id="0" w:name="_GoBack"/>
      <w:bookmarkEnd w:id="0"/>
      <w:r>
        <w:rPr>
          <w:rFonts w:eastAsia="Calibri" w:cs="Times New Roman" w:ascii="Times New Roman" w:hAnsi="Times New Roman"/>
          <w:b/>
          <w:color w:val="292929"/>
          <w:sz w:val="28"/>
          <w:szCs w:val="28"/>
        </w:rPr>
        <w:t xml:space="preserve">F AN ONLINE ASSIGNMENT SUBMISSION MANAGEMENT SYSTEM </w:t>
        <w:br/>
        <w:t>A CASE STUDY OF FEDERAL UNIVERSITY DUTSE (FUD).</w:t>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BY</w:t>
      </w:r>
    </w:p>
    <w:p>
      <w:pPr>
        <w:pStyle w:val="Normal"/>
        <w:spacing w:lineRule="auto" w:line="360" w:before="0" w:after="0"/>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 xml:space="preserve">            </w:t>
      </w:r>
      <w:r>
        <w:rPr>
          <w:rFonts w:eastAsia="Calibri" w:cs="Times New Roman" w:ascii="Times New Roman" w:hAnsi="Times New Roman"/>
          <w:b/>
          <w:color w:val="292929"/>
          <w:sz w:val="28"/>
          <w:szCs w:val="28"/>
        </w:rPr>
        <w:t>MUHAMMAD NURA ADAM                   FSC/CSC/16/1045</w:t>
      </w:r>
    </w:p>
    <w:p>
      <w:pPr>
        <w:pStyle w:val="Normal"/>
        <w:spacing w:lineRule="auto" w:line="360" w:before="0" w:after="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jc w:val="center"/>
        <w:rPr>
          <w:rFonts w:ascii="Times New Roman" w:hAnsi="Times New Roman"/>
          <w:b/>
          <w:b/>
          <w:sz w:val="28"/>
          <w:szCs w:val="28"/>
        </w:rPr>
      </w:pPr>
      <w:r>
        <w:rPr>
          <w:rFonts w:ascii="Times New Roman" w:hAnsi="Times New Roman"/>
          <w:b/>
          <w:sz w:val="28"/>
          <w:szCs w:val="28"/>
        </w:rPr>
        <w:t>A    PROJECT   SUBMITTED   TO   THE   DEPARTMENT OF</w:t>
      </w:r>
    </w:p>
    <w:p>
      <w:pPr>
        <w:pStyle w:val="Normal"/>
        <w:spacing w:lineRule="auto" w:line="360"/>
        <w:jc w:val="center"/>
        <w:rPr>
          <w:rFonts w:ascii="Times New Roman" w:hAnsi="Times New Roman"/>
          <w:b/>
          <w:b/>
          <w:sz w:val="28"/>
          <w:szCs w:val="28"/>
        </w:rPr>
      </w:pPr>
      <w:r>
        <w:rPr>
          <w:rFonts w:ascii="Times New Roman" w:hAnsi="Times New Roman"/>
          <w:b/>
          <w:sz w:val="28"/>
          <w:szCs w:val="28"/>
        </w:rPr>
        <w:t>COMPUTER SCIENCE</w:t>
      </w:r>
    </w:p>
    <w:p>
      <w:pPr>
        <w:pStyle w:val="Normal"/>
        <w:spacing w:lineRule="auto" w:line="36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FEDERAL UNIVERSITY DUTSE (FUD).</w:t>
      </w:r>
    </w:p>
    <w:p>
      <w:pPr>
        <w:pStyle w:val="Normal"/>
        <w:spacing w:lineRule="auto" w:line="360"/>
        <w:jc w:val="center"/>
        <w:rPr>
          <w:rFonts w:ascii="Times New Roman" w:hAnsi="Times New Roman"/>
          <w:b/>
          <w:b/>
          <w:sz w:val="28"/>
          <w:szCs w:val="28"/>
        </w:rPr>
      </w:pPr>
      <w:r>
        <w:rPr>
          <w:rFonts w:ascii="Times New Roman" w:hAnsi="Times New Roman"/>
          <w:b/>
          <w:sz w:val="28"/>
          <w:szCs w:val="28"/>
        </w:rPr>
        <w:t>IN   PARTIAL   FULFILLMENT   OF   THE REQUIREMENTS   FOR</w:t>
      </w:r>
    </w:p>
    <w:p>
      <w:pPr>
        <w:pStyle w:val="Normal"/>
        <w:spacing w:lineRule="auto" w:line="360"/>
        <w:jc w:val="center"/>
        <w:rPr>
          <w:rFonts w:ascii="Times New Roman" w:hAnsi="Times New Roman"/>
          <w:b/>
          <w:b/>
          <w:sz w:val="28"/>
          <w:szCs w:val="28"/>
        </w:rPr>
      </w:pPr>
      <w:r>
        <w:rPr>
          <w:rFonts w:ascii="Times New Roman" w:hAnsi="Times New Roman"/>
          <w:b/>
          <w:sz w:val="28"/>
          <w:szCs w:val="28"/>
        </w:rPr>
        <w:t>THE   AWARD   OF BACHELOR DEGREE IN COMPUTER SCIENCE</w:t>
      </w:r>
    </w:p>
    <w:p>
      <w:pPr>
        <w:pStyle w:val="Normal"/>
        <w:spacing w:lineRule="auto" w:line="360"/>
        <w:jc w:val="center"/>
        <w:rPr>
          <w:rFonts w:ascii="Times New Roman" w:hAnsi="Times New Roman"/>
          <w:b/>
          <w:b/>
          <w:sz w:val="28"/>
          <w:szCs w:val="28"/>
        </w:rPr>
      </w:pPr>
      <w:r>
        <w:rPr>
          <w:rFonts w:ascii="Times New Roman" w:hAnsi="Times New Roman"/>
          <w:b/>
          <w:sz w:val="28"/>
          <w:szCs w:val="28"/>
        </w:rPr>
      </w:r>
    </w:p>
    <w:p>
      <w:pPr>
        <w:pStyle w:val="Normal"/>
        <w:spacing w:lineRule="auto" w:line="360"/>
        <w:jc w:val="center"/>
        <w:rPr>
          <w:rFonts w:ascii="Times New Roman" w:hAnsi="Times New Roman"/>
          <w:b/>
          <w:b/>
          <w:sz w:val="28"/>
          <w:szCs w:val="28"/>
        </w:rPr>
      </w:pPr>
      <w:r>
        <w:rPr>
          <w:rFonts w:ascii="Times New Roman" w:hAnsi="Times New Roman"/>
          <w:b/>
          <w:sz w:val="28"/>
          <w:szCs w:val="28"/>
        </w:rPr>
      </w:r>
    </w:p>
    <w:p>
      <w:pPr>
        <w:pStyle w:val="Normal"/>
        <w:spacing w:lineRule="auto" w:line="360"/>
        <w:jc w:val="center"/>
        <w:rPr>
          <w:rFonts w:ascii="Times New Roman" w:hAnsi="Times New Roman"/>
          <w:b/>
          <w:b/>
          <w:sz w:val="28"/>
          <w:szCs w:val="28"/>
        </w:rPr>
      </w:pPr>
      <w:r>
        <w:rPr>
          <w:rFonts w:ascii="Times New Roman" w:hAnsi="Times New Roman"/>
          <w:b/>
          <w:sz w:val="28"/>
          <w:szCs w:val="28"/>
        </w:rPr>
      </w:r>
    </w:p>
    <w:p>
      <w:pPr>
        <w:pStyle w:val="Normal"/>
        <w:spacing w:lineRule="auto" w:line="360"/>
        <w:jc w:val="center"/>
        <w:rPr>
          <w:rFonts w:ascii="Times New Roman" w:hAnsi="Times New Roman"/>
          <w:b/>
          <w:b/>
          <w:sz w:val="28"/>
          <w:szCs w:val="28"/>
        </w:rPr>
      </w:pPr>
      <w:r>
        <w:rPr>
          <w:rFonts w:ascii="Times New Roman" w:hAnsi="Times New Roman"/>
          <w:b/>
          <w:sz w:val="28"/>
          <w:szCs w:val="28"/>
        </w:rPr>
      </w:r>
    </w:p>
    <w:p>
      <w:pPr>
        <w:pStyle w:val="Normal"/>
        <w:spacing w:lineRule="auto" w:line="360"/>
        <w:jc w:val="center"/>
        <w:rPr>
          <w:rFonts w:ascii="Times New Roman" w:hAnsi="Times New Roman"/>
          <w:b/>
          <w:b/>
          <w:sz w:val="28"/>
          <w:szCs w:val="28"/>
        </w:rPr>
      </w:pPr>
      <w:r>
        <w:rPr>
          <w:rFonts w:ascii="Times New Roman" w:hAnsi="Times New Roman"/>
          <w:b/>
          <w:sz w:val="28"/>
          <w:szCs w:val="28"/>
        </w:rPr>
        <w:t>AUGUST, 2020</w:t>
      </w:r>
    </w:p>
    <w:p>
      <w:pPr>
        <w:pStyle w:val="Normal"/>
        <w:spacing w:lineRule="auto" w:line="360"/>
        <w:jc w:val="center"/>
        <w:rPr>
          <w:rFonts w:ascii="Times New Roman" w:hAnsi="Times New Roman"/>
          <w:b/>
          <w:b/>
          <w:sz w:val="28"/>
          <w:szCs w:val="28"/>
        </w:rPr>
      </w:pPr>
      <w:r>
        <w:rPr>
          <w:rFonts w:ascii="Times New Roman" w:hAnsi="Times New Roman"/>
          <w:b/>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commentRangeStart w:id="0"/>
      <w:r>
        <w:rPr>
          <w:rFonts w:eastAsia="Calibri" w:cs="Times New Roman" w:ascii="Times New Roman" w:hAnsi="Times New Roman"/>
          <w:color w:val="292929"/>
          <w:sz w:val="28"/>
          <w:szCs w:val="28"/>
        </w:rPr>
        <w:t>acknowledgement</w:t>
      </w:r>
      <w:commentRangeEnd w:id="0"/>
      <w:r>
        <w:commentReference w:id="0"/>
      </w: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r>
        <w:br w:type="page"/>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ABSTRACT</w:t>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t xml:space="preserve">The </w:t>
      </w:r>
      <w:commentRangeStart w:id="1"/>
      <w:r>
        <w:rPr>
          <w:rFonts w:eastAsia="Calibri" w:cs="Times New Roman" w:ascii="Times New Roman" w:hAnsi="Times New Roman"/>
          <w:color w:val="292929"/>
          <w:sz w:val="28"/>
          <w:szCs w:val="28"/>
        </w:rPr>
        <w:t>paper</w:t>
      </w:r>
      <w:r>
        <w:rPr>
          <w:rFonts w:eastAsia="Calibri" w:cs="Times New Roman" w:ascii="Times New Roman" w:hAnsi="Times New Roman"/>
          <w:color w:val="292929"/>
          <w:sz w:val="28"/>
          <w:szCs w:val="28"/>
        </w:rPr>
      </w:r>
      <w:commentRangeEnd w:id="1"/>
      <w:r>
        <w:commentReference w:id="1"/>
      </w:r>
      <w:r>
        <w:rPr>
          <w:rFonts w:eastAsia="Calibri" w:cs="Times New Roman" w:ascii="Times New Roman" w:hAnsi="Times New Roman"/>
          <w:color w:val="292929"/>
          <w:sz w:val="28"/>
          <w:szCs w:val="28"/>
        </w:rPr>
        <w:t xml:space="preserve"> examines the design and implementation of an online assignment submission system. The challenges faced by students in meeting assignment deadlines and cost associated with printing hard copies of paper, necessitated the researcher to develop a user friendly system to tackle these challenges. The system allows students to submit assignments online to a particular course lec</w:t>
      </w:r>
      <w:r>
        <w:rPr>
          <w:rFonts w:eastAsia="Calibri" w:cs="Times New Roman" w:ascii="Times New Roman" w:hAnsi="Times New Roman"/>
          <w:color w:val="292929"/>
          <w:sz w:val="28"/>
          <w:szCs w:val="28"/>
        </w:rPr>
        <w:commentReference w:id="2"/>
      </w:r>
      <w:r>
        <w:rPr>
          <w:rFonts w:eastAsia="Calibri" w:cs="Times New Roman" w:ascii="Times New Roman" w:hAnsi="Times New Roman"/>
          <w:color w:val="292929"/>
          <w:sz w:val="28"/>
          <w:szCs w:val="28"/>
        </w:rPr>
        <w:t>ture, who have access to the system for grading purpose. The system was developed using PHP and MYSQL technologies.</w:t>
      </w:r>
    </w:p>
    <w:p>
      <w:pPr>
        <w:pStyle w:val="Normal"/>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 xml:space="preserve">  </w:t>
      </w:r>
      <w:r>
        <w:rPr>
          <w:rFonts w:eastAsia="Calibri" w:cs="Times New Roman" w:ascii="Times New Roman" w:hAnsi="Times New Roman"/>
          <w:b/>
          <w:color w:val="292929"/>
          <w:sz w:val="28"/>
          <w:szCs w:val="28"/>
        </w:rPr>
        <w:t>CHAPTER ONE</w:t>
      </w:r>
    </w:p>
    <w:p>
      <w:pPr>
        <w:pStyle w:val="Normal"/>
        <w:spacing w:lineRule="auto" w:line="360" w:before="0" w:after="0"/>
        <w:jc w:val="center"/>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 xml:space="preserve">1.0 </w:t>
      </w:r>
      <w:commentRangeStart w:id="3"/>
      <w:r>
        <w:rPr>
          <w:rFonts w:eastAsia="Calibri" w:cs="Times New Roman" w:ascii="Times New Roman" w:hAnsi="Times New Roman"/>
          <w:b/>
          <w:color w:val="292929"/>
          <w:sz w:val="28"/>
          <w:szCs w:val="28"/>
        </w:rPr>
        <w:t>INTRODUCCTION</w:t>
      </w:r>
      <w:commentRangeEnd w:id="3"/>
      <w:r>
        <w:commentReference w:id="3"/>
      </w:r>
      <w:r>
        <w:rPr>
          <w:rFonts w:eastAsia="Calibri" w:cs="Times New Roman" w:ascii="Times New Roman" w:hAnsi="Times New Roman"/>
          <w:b/>
          <w:color w:val="292929"/>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An online assignment handling is a system contained within the </w:t>
      </w:r>
      <w:commentRangeStart w:id="4"/>
      <w:r>
        <w:rPr>
          <w:rFonts w:cs="Times New Roman" w:ascii="Times New Roman" w:hAnsi="Times New Roman"/>
          <w:sz w:val="28"/>
          <w:szCs w:val="28"/>
        </w:rPr>
        <w:t>Module virtual learning environment</w:t>
      </w:r>
      <w:r>
        <w:rPr>
          <w:rFonts w:cs="Times New Roman" w:ascii="Times New Roman" w:hAnsi="Times New Roman"/>
          <w:sz w:val="28"/>
          <w:szCs w:val="28"/>
        </w:rPr>
      </w:r>
      <w:commentRangeEnd w:id="4"/>
      <w:r>
        <w:commentReference w:id="4"/>
      </w:r>
      <w:r>
        <w:rPr>
          <w:rFonts w:cs="Times New Roman" w:ascii="Times New Roman" w:hAnsi="Times New Roman"/>
          <w:sz w:val="28"/>
          <w:szCs w:val="28"/>
        </w:rPr>
        <w:t xml:space="preserve">. The functionality of the standard assignment handling module has been extended to cater for all the Department's needs in terms of receiving assignments from students, making them available to tutors to mark, returning grades, comments and marked work to students and keeping Registry and course administrators informed at all </w:t>
      </w:r>
      <w:commentRangeStart w:id="5"/>
      <w:r>
        <w:rPr>
          <w:rFonts w:cs="Times New Roman" w:ascii="Times New Roman" w:hAnsi="Times New Roman"/>
          <w:sz w:val="28"/>
          <w:szCs w:val="28"/>
        </w:rPr>
        <w:t>stages of the process</w:t>
      </w:r>
      <w:r>
        <w:rPr>
          <w:rFonts w:cs="Times New Roman" w:ascii="Times New Roman" w:hAnsi="Times New Roman"/>
          <w:sz w:val="28"/>
          <w:szCs w:val="28"/>
        </w:rPr>
      </w:r>
      <w:commentRangeEnd w:id="5"/>
      <w:r>
        <w:commentReference w:id="5"/>
      </w:r>
      <w:r>
        <w:rPr>
          <w:rFonts w:cs="Times New Roman" w:ascii="Times New Roman" w:hAnsi="Times New Roman"/>
          <w:sz w:val="28"/>
          <w:szCs w:val="28"/>
        </w:rPr>
        <w:t>. Extension requests are an integral part of the system.</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Universities, Polytechnics and colleges of education are considered the main provider of knowledge in various fields. Various courses of studies are taught in institutions, covering several fields including applied Sciences, Math, Computer, Human Resource, and Accounting. Most courses at polytechnic consist of theoretical as well as practical subject matter. To evaluate the level of understanding and degree of comprehension among students, assignments are often given.</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Assignments are submitted by students either individually or in groups. Assignment management involves collecting, marking, and redistributing to students. </w:t>
      </w:r>
      <w:commentRangeStart w:id="6"/>
      <w:r>
        <w:rPr>
          <w:rFonts w:cs="Times New Roman" w:ascii="Times New Roman" w:hAnsi="Times New Roman"/>
          <w:sz w:val="28"/>
          <w:szCs w:val="28"/>
        </w:rPr>
        <w:t>Tregobov (1998)</w:t>
      </w:r>
      <w:r>
        <w:rPr>
          <w:rFonts w:cs="Times New Roman" w:ascii="Times New Roman" w:hAnsi="Times New Roman"/>
          <w:sz w:val="28"/>
          <w:szCs w:val="28"/>
        </w:rPr>
      </w:r>
      <w:commentRangeEnd w:id="6"/>
      <w:r>
        <w:commentReference w:id="6"/>
      </w:r>
      <w:r>
        <w:rPr>
          <w:rFonts w:cs="Times New Roman" w:ascii="Times New Roman" w:hAnsi="Times New Roman"/>
          <w:sz w:val="28"/>
          <w:szCs w:val="28"/>
        </w:rPr>
        <w:t xml:space="preserve"> breaks the process down into four stages: submission, recording, marking, and return. Online assignment submission and management (OASM) involves the use of the World-Wide Web, the Internet and computers to aid this process (Jones, 2003). With traditional assignment submission system, lots of problems arise especially when the students have to submit the answers of the assignment to the lecturer. There may be problems due to distance, time, or format of the assignment (written or printed). Also every learning process requires administrative support. Much of this administrative support is to some degree transparent but if the latter is not well organized it could disrupt the flow of learning between students and the staff.</w:t>
      </w:r>
    </w:p>
    <w:p>
      <w:pPr>
        <w:pStyle w:val="Normal"/>
        <w:spacing w:lineRule="auto" w:line="360" w:before="0" w:after="0"/>
        <w:jc w:val="both"/>
        <w:rPr>
          <w:rFonts w:ascii="Times New Roman" w:hAnsi="Times New Roman" w:cs="Times New Roman"/>
          <w:sz w:val="28"/>
          <w:szCs w:val="28"/>
        </w:rPr>
      </w:pPr>
      <w:commentRangeStart w:id="7"/>
      <w:r>
        <w:rPr>
          <w:rFonts w:cs="Times New Roman" w:ascii="Times New Roman" w:hAnsi="Times New Roman"/>
          <w:sz w:val="28"/>
          <w:szCs w:val="28"/>
        </w:rPr>
        <w:t>As the educational world is moving faster and becoming more competitive, almost every university and polytechnics started to use an online submission system, or newer technologies to facilitate their task, to have more time, and to be in pace with this fast moving IT world</w:t>
      </w:r>
      <w:r>
        <w:rPr>
          <w:rFonts w:cs="Times New Roman" w:ascii="Times New Roman" w:hAnsi="Times New Roman"/>
          <w:sz w:val="28"/>
          <w:szCs w:val="28"/>
        </w:rPr>
      </w:r>
      <w:commentRangeEnd w:id="7"/>
      <w:r>
        <w:commentReference w:id="7"/>
      </w:r>
      <w:r>
        <w:rPr>
          <w:rFonts w:cs="Times New Roman" w:ascii="Times New Roman" w:hAnsi="Times New Roman"/>
          <w:sz w:val="28"/>
          <w:szCs w:val="28"/>
        </w:rPr>
        <w:t>.</w:t>
      </w:r>
    </w:p>
    <w:p>
      <w:pPr>
        <w:pStyle w:val="Normal"/>
        <w:spacing w:lineRule="auto" w:line="360" w:before="0" w:after="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jc w:val="center"/>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1.2 STATEMENT OF THE PROBLEM</w:t>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t xml:space="preserve">Many reported failures in courses thought in the tertiary institutions can be attributed to the careless of the course representative or the teaching assistant who failed to submit an assignment paper to the lecturer for marking (Jones, 2003). Such careless could lead to a zero mark for the victim whose paper was declared missing or simply not found. The manual method of submitting assignments to the course lecturer or directly to the lecturer in most Nigerian Universities is simply not effective as these papers could get damaged or get missing due to the carelessness of the course representative or the </w:t>
      </w:r>
      <w:commentRangeStart w:id="8"/>
      <w:r>
        <w:rPr>
          <w:rFonts w:eastAsia="Calibri" w:cs="Times New Roman" w:ascii="Times New Roman" w:hAnsi="Times New Roman"/>
          <w:color w:val="292929"/>
          <w:sz w:val="28"/>
          <w:szCs w:val="28"/>
        </w:rPr>
        <w:t>lecturer</w:t>
      </w:r>
      <w:r>
        <w:rPr>
          <w:rFonts w:eastAsia="Calibri" w:cs="Times New Roman" w:ascii="Times New Roman" w:hAnsi="Times New Roman"/>
          <w:color w:val="292929"/>
          <w:sz w:val="28"/>
          <w:szCs w:val="28"/>
        </w:rPr>
      </w:r>
      <w:commentRangeEnd w:id="8"/>
      <w:r>
        <w:commentReference w:id="8"/>
      </w:r>
      <w:r>
        <w:rPr>
          <w:rFonts w:eastAsia="Calibri" w:cs="Times New Roman" w:ascii="Times New Roman" w:hAnsi="Times New Roman"/>
          <w:color w:val="292929"/>
          <w:sz w:val="28"/>
          <w:szCs w:val="28"/>
        </w:rPr>
        <w:t>.</w:t>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commentRangeStart w:id="9"/>
      <w:r>
        <w:rPr>
          <w:rFonts w:eastAsia="Calibri" w:cs="Times New Roman" w:ascii="Times New Roman" w:hAnsi="Times New Roman"/>
          <w:color w:val="292929"/>
          <w:sz w:val="28"/>
          <w:szCs w:val="28"/>
        </w:rPr>
        <w:t>Moreover, assignments that are large in terms of pages or volume could easily discourage a student from submitting due to financial constraints brought about by high cost of printing an assignment. All these problems highlighted are the main reasons the researcher is developing an electronic assignment submission system to curtail these challenges and make studying more enjoyable in our tertiary institutions.</w:t>
      </w:r>
      <w:commentRangeEnd w:id="9"/>
      <w:r>
        <w:commentReference w:id="9"/>
      </w: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jc w:val="both"/>
        <w:rPr>
          <w:rFonts w:ascii="Times New Roman" w:hAnsi="Times New Roman" w:eastAsia="Calibri" w:cs="Times New Roman"/>
          <w:b/>
          <w:b/>
          <w:color w:val="292929"/>
          <w:sz w:val="28"/>
          <w:szCs w:val="28"/>
        </w:rPr>
      </w:pPr>
      <w:r>
        <w:rPr>
          <w:rFonts w:eastAsia="Calibri" w:cs="Times New Roman" w:ascii="Times New Roman" w:hAnsi="Times New Roman"/>
          <w:color w:val="292929"/>
          <w:sz w:val="28"/>
          <w:szCs w:val="28"/>
        </w:rPr>
        <w:t xml:space="preserve">1.3 </w:t>
      </w:r>
      <w:commentRangeStart w:id="10"/>
      <w:r>
        <w:rPr>
          <w:rFonts w:eastAsia="Calibri" w:cs="Times New Roman" w:ascii="Times New Roman" w:hAnsi="Times New Roman"/>
          <w:b/>
          <w:color w:val="292929"/>
          <w:sz w:val="28"/>
          <w:szCs w:val="28"/>
        </w:rPr>
        <w:t xml:space="preserve">OBJECTIVES OF STUDY  </w:t>
      </w:r>
      <w:ins w:id="0" w:author="Unknown Author" w:date="2021-07-26T16:48:30Z">
        <w:r>
          <w:rPr>
            <w:rFonts w:eastAsia="Calibri" w:cs="Times New Roman" w:ascii="Times New Roman" w:hAnsi="Times New Roman"/>
            <w:b/>
            <w:color w:val="292929"/>
            <w:sz w:val="28"/>
            <w:szCs w:val="28"/>
          </w:rPr>
        </w:r>
      </w:ins>
      <w:commentRangeEnd w:id="10"/>
      <w:r>
        <w:commentReference w:id="10"/>
      </w:r>
      <w:r>
        <w:rPr>
          <w:rFonts w:eastAsia="Calibri" w:cs="Times New Roman" w:ascii="Times New Roman" w:hAnsi="Times New Roman"/>
          <w:b/>
          <w:color w:val="292929"/>
          <w:sz w:val="28"/>
          <w:szCs w:val="28"/>
        </w:rPr>
        <w:t xml:space="preserve">   </w:t>
        <w:tab/>
      </w:r>
    </w:p>
    <w:p>
      <w:pPr>
        <w:pStyle w:val="Normal"/>
        <w:spacing w:lineRule="auto" w:line="360" w:before="0" w:after="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t xml:space="preserve">The main </w:t>
      </w:r>
      <w:commentRangeStart w:id="11"/>
      <w:r>
        <w:rPr>
          <w:rFonts w:eastAsia="Calibri" w:cs="Times New Roman" w:ascii="Times New Roman" w:hAnsi="Times New Roman"/>
          <w:color w:val="292929"/>
          <w:sz w:val="28"/>
          <w:szCs w:val="28"/>
        </w:rPr>
        <w:t>objective</w:t>
      </w:r>
      <w:ins w:id="1" w:author="Unknown Author" w:date="2021-07-26T16:48:55Z">
        <w:r>
          <w:rPr>
            <w:rFonts w:eastAsia="Calibri" w:cs="Times New Roman" w:ascii="Times New Roman" w:hAnsi="Times New Roman"/>
            <w:color w:val="292929"/>
            <w:sz w:val="28"/>
            <w:szCs w:val="28"/>
          </w:rPr>
        </w:r>
      </w:ins>
      <w:commentRangeEnd w:id="11"/>
      <w:r>
        <w:commentReference w:id="11"/>
      </w:r>
      <w:r>
        <w:rPr>
          <w:rFonts w:eastAsia="Calibri" w:cs="Times New Roman" w:ascii="Times New Roman" w:hAnsi="Times New Roman"/>
          <w:color w:val="292929"/>
          <w:sz w:val="28"/>
          <w:szCs w:val="28"/>
        </w:rPr>
        <w:t xml:space="preserve"> of the paper is to design and implement an online assignment submission system. Specific objectives of the study are:</w:t>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t>i)</w:t>
        <w:tab/>
        <w:t xml:space="preserve">To develop a system for proper documentation of students’ record in the in the school system. </w:t>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t>ii)</w:t>
        <w:tab/>
        <w:t>To Create a database that will manage each student assignment submission and allow access by lecturer to access those files submitted by the student.</w:t>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t>iii)</w:t>
        <w:tab/>
      </w:r>
      <w:commentRangeStart w:id="12"/>
      <w:r>
        <w:rPr>
          <w:rFonts w:eastAsia="Calibri" w:cs="Times New Roman" w:ascii="Times New Roman" w:hAnsi="Times New Roman"/>
          <w:color w:val="292929"/>
          <w:sz w:val="28"/>
          <w:szCs w:val="28"/>
        </w:rPr>
        <w:t>To Create a quick search and advance search that the student / lecturer when sorting a file</w:t>
      </w:r>
      <w:ins w:id="2" w:author="Unknown Author" w:date="2021-07-26T16:50:14Z">
        <w:r>
          <w:rPr>
            <w:rFonts w:eastAsia="Calibri" w:cs="Times New Roman" w:ascii="Times New Roman" w:hAnsi="Times New Roman"/>
            <w:color w:val="292929"/>
            <w:sz w:val="28"/>
            <w:szCs w:val="28"/>
          </w:rPr>
        </w:r>
      </w:ins>
      <w:commentRangeEnd w:id="12"/>
      <w:r>
        <w:commentReference w:id="12"/>
      </w:r>
      <w:r>
        <w:rPr>
          <w:rFonts w:eastAsia="Calibri" w:cs="Times New Roman" w:ascii="Times New Roman" w:hAnsi="Times New Roman"/>
          <w:color w:val="292929"/>
          <w:sz w:val="28"/>
          <w:szCs w:val="28"/>
        </w:rPr>
        <w:t>.</w:t>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t>iv)    This proposed system is geared towards providing a system to assure equal opportunity and impartial review of student assignment submission</w:t>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t>v)</w:t>
        <w:tab/>
      </w:r>
      <w:commentRangeStart w:id="13"/>
      <w:r>
        <w:rPr>
          <w:rFonts w:eastAsia="Calibri" w:cs="Times New Roman" w:ascii="Times New Roman" w:hAnsi="Times New Roman"/>
          <w:color w:val="292929"/>
          <w:sz w:val="28"/>
          <w:szCs w:val="28"/>
        </w:rPr>
        <w:t>The system to be developed will provide a full school system by that will take cares of faculty registration, lecturer registration, course registration, department registration, users’ registration, student registration, perform scores /grades registration, test scores assessment and article entry</w:t>
      </w:r>
      <w:ins w:id="3" w:author="Unknown Author" w:date="2021-07-26T16:51:13Z">
        <w:r>
          <w:rPr>
            <w:rFonts w:eastAsia="Calibri" w:cs="Times New Roman" w:ascii="Times New Roman" w:hAnsi="Times New Roman"/>
            <w:color w:val="292929"/>
            <w:sz w:val="28"/>
            <w:szCs w:val="28"/>
          </w:rPr>
        </w:r>
      </w:ins>
      <w:commentRangeEnd w:id="13"/>
      <w:r>
        <w:commentReference w:id="13"/>
      </w:r>
      <w:r>
        <w:rPr>
          <w:rFonts w:eastAsia="Calibri" w:cs="Times New Roman" w:ascii="Times New Roman" w:hAnsi="Times New Roman"/>
          <w:color w:val="292929"/>
          <w:sz w:val="28"/>
          <w:szCs w:val="28"/>
        </w:rPr>
        <w:t>.</w:t>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1.4 SIGNIFICANCE OF THE STUDY</w:t>
      </w:r>
    </w:p>
    <w:p>
      <w:pPr>
        <w:pStyle w:val="Normal"/>
        <w:spacing w:lineRule="auto" w:line="360" w:before="0" w:after="0"/>
        <w:ind w:left="720" w:hanging="0"/>
        <w:jc w:val="both"/>
        <w:rPr>
          <w:rFonts w:ascii="Times New Roman" w:hAnsi="Times New Roman" w:eastAsia="Calibri" w:cs="Times New Roman"/>
          <w:color w:val="292929"/>
          <w:sz w:val="28"/>
          <w:szCs w:val="28"/>
        </w:rPr>
      </w:pPr>
      <w:commentRangeStart w:id="14"/>
      <w:r>
        <w:rPr>
          <w:rFonts w:eastAsia="Calibri" w:cs="Times New Roman" w:ascii="Times New Roman" w:hAnsi="Times New Roman"/>
          <w:color w:val="292929"/>
          <w:sz w:val="28"/>
          <w:szCs w:val="28"/>
        </w:rPr>
        <w:t>The study will aid lecturers to have a well-structured system for assignment submission and grading</w:t>
      </w:r>
      <w:ins w:id="4" w:author="Unknown Author" w:date="2021-07-26T16:51:49Z">
        <w:r>
          <w:rPr>
            <w:rFonts w:eastAsia="Calibri" w:cs="Times New Roman" w:ascii="Times New Roman" w:hAnsi="Times New Roman"/>
            <w:color w:val="292929"/>
            <w:sz w:val="28"/>
            <w:szCs w:val="28"/>
          </w:rPr>
        </w:r>
      </w:ins>
      <w:commentRangeEnd w:id="14"/>
      <w:r>
        <w:commentReference w:id="14"/>
      </w:r>
      <w:r>
        <w:rPr>
          <w:rFonts w:eastAsia="Calibri" w:cs="Times New Roman" w:ascii="Times New Roman" w:hAnsi="Times New Roman"/>
          <w:color w:val="292929"/>
          <w:sz w:val="28"/>
          <w:szCs w:val="28"/>
        </w:rPr>
        <w:t xml:space="preserve">. This will eliminate paper work in their offices and improve on their efficiency in managing students’ assignments. </w:t>
      </w:r>
      <w:commentRangeStart w:id="15"/>
      <w:r>
        <w:rPr>
          <w:rFonts w:eastAsia="Calibri" w:cs="Times New Roman" w:ascii="Times New Roman" w:hAnsi="Times New Roman"/>
          <w:color w:val="292929"/>
          <w:sz w:val="28"/>
          <w:szCs w:val="28"/>
        </w:rPr>
        <w:t>Unlike attaching files in a mailing system like yahoo mail and Gmail and sending to a lecturer, this system systematically arranges assignments with respect to courses, departments and students ID, creating a more user friendly environment for both the students and the lecturers</w:t>
      </w:r>
      <w:ins w:id="5" w:author="Unknown Author" w:date="2021-07-26T16:53:30Z">
        <w:r>
          <w:rPr>
            <w:rFonts w:eastAsia="Calibri" w:cs="Times New Roman" w:ascii="Times New Roman" w:hAnsi="Times New Roman"/>
            <w:color w:val="292929"/>
            <w:sz w:val="28"/>
            <w:szCs w:val="28"/>
          </w:rPr>
        </w:r>
      </w:ins>
      <w:commentRangeEnd w:id="15"/>
      <w:r>
        <w:commentReference w:id="15"/>
      </w:r>
      <w:r>
        <w:rPr>
          <w:rFonts w:eastAsia="Calibri" w:cs="Times New Roman" w:ascii="Times New Roman" w:hAnsi="Times New Roman"/>
          <w:color w:val="292929"/>
          <w:sz w:val="28"/>
          <w:szCs w:val="28"/>
        </w:rPr>
        <w:t>.</w:t>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1.5 ORGANIZATIONAL PROFILE</w:t>
      </w:r>
    </w:p>
    <w:p>
      <w:pPr>
        <w:pStyle w:val="Normal"/>
        <w:spacing w:lineRule="auto" w:line="360" w:before="0" w:after="0"/>
        <w:ind w:left="720" w:hanging="0"/>
        <w:jc w:val="both"/>
        <w:rPr>
          <w:rFonts w:ascii="Times New Roman" w:hAnsi="Times New Roman" w:cs="Times New Roman"/>
          <w:sz w:val="28"/>
          <w:szCs w:val="28"/>
        </w:rPr>
      </w:pPr>
      <w:r>
        <w:rPr>
          <w:rFonts w:cs="Times New Roman" w:ascii="Times New Roman" w:hAnsi="Times New Roman"/>
          <w:sz w:val="28"/>
          <w:szCs w:val="28"/>
        </w:rPr>
        <w:t>Founded in 2011, the federal University Dutse has, for over some years, provided qualitative and research-oriented education to Nigerians and all those who have entered its domain in search of knowledge. The University has built a legacy of excellence and has been instrumental in the production of top range graduates and academia who have had tremendous impact, directly or indirectly, on growth and development in Nigeria.</w:t>
      </w:r>
    </w:p>
    <w:p>
      <w:pPr>
        <w:pStyle w:val="Normal"/>
        <w:spacing w:lineRule="auto" w:line="360" w:before="0" w:after="0"/>
        <w:ind w:left="720" w:hanging="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1.6 DEFINITION OF TERMS</w:t>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 xml:space="preserve">Assignment: </w:t>
      </w:r>
      <w:r>
        <w:rPr>
          <w:rFonts w:cs="Times New Roman" w:ascii="Times New Roman" w:hAnsi="Times New Roman"/>
          <w:sz w:val="28"/>
          <w:szCs w:val="28"/>
        </w:rPr>
        <w:t>a task or piece of work allocated to someone as part of a job or course of study</w:t>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 xml:space="preserve">Student: </w:t>
      </w:r>
      <w:r>
        <w:rPr>
          <w:rStyle w:val="St"/>
          <w:rFonts w:cs="Times New Roman" w:ascii="Times New Roman" w:hAnsi="Times New Roman"/>
          <w:sz w:val="28"/>
          <w:szCs w:val="28"/>
        </w:rPr>
        <w:t xml:space="preserve">A </w:t>
      </w:r>
      <w:r>
        <w:rPr>
          <w:rStyle w:val="Emphasis"/>
          <w:rFonts w:cs="Times New Roman" w:ascii="Times New Roman" w:hAnsi="Times New Roman"/>
          <w:sz w:val="28"/>
          <w:szCs w:val="28"/>
        </w:rPr>
        <w:t>student</w:t>
      </w:r>
      <w:r>
        <w:rPr>
          <w:rStyle w:val="St"/>
          <w:rFonts w:cs="Times New Roman" w:ascii="Times New Roman" w:hAnsi="Times New Roman"/>
          <w:sz w:val="28"/>
          <w:szCs w:val="28"/>
        </w:rPr>
        <w:t xml:space="preserve"> or pupil is a learner, or someone who attends an educational institution.</w:t>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 xml:space="preserve">Online: </w:t>
      </w:r>
      <w:r>
        <w:rPr>
          <w:rStyle w:val="Tgc"/>
          <w:rFonts w:cs="Times New Roman" w:ascii="Times New Roman" w:hAnsi="Times New Roman"/>
          <w:b/>
          <w:bCs/>
          <w:sz w:val="28"/>
          <w:szCs w:val="28"/>
        </w:rPr>
        <w:t>online</w:t>
      </w:r>
      <w:r>
        <w:rPr>
          <w:rStyle w:val="Tgc"/>
          <w:rFonts w:cs="Times New Roman" w:ascii="Times New Roman" w:hAnsi="Times New Roman"/>
          <w:sz w:val="28"/>
          <w:szCs w:val="28"/>
        </w:rPr>
        <w:t>" indicates a state of connectivity.</w:t>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 xml:space="preserve">Lecturer: </w:t>
      </w:r>
      <w:r>
        <w:rPr>
          <w:rStyle w:val="St"/>
          <w:rFonts w:cs="Times New Roman" w:ascii="Times New Roman" w:hAnsi="Times New Roman"/>
          <w:sz w:val="28"/>
          <w:szCs w:val="28"/>
        </w:rPr>
        <w:t xml:space="preserve">A lecture is </w:t>
      </w:r>
      <w:commentRangeStart w:id="16"/>
      <w:r>
        <w:rPr>
          <w:rStyle w:val="St"/>
          <w:rFonts w:cs="Times New Roman" w:ascii="Times New Roman" w:hAnsi="Times New Roman"/>
          <w:sz w:val="28"/>
          <w:szCs w:val="28"/>
        </w:rPr>
        <w:t>an oral presentation intended</w:t>
      </w:r>
      <w:ins w:id="6" w:author="Unknown Author" w:date="2021-07-26T16:55:20Z">
        <w:r>
          <w:rPr>
            <w:rStyle w:val="St"/>
            <w:rFonts w:cs="Times New Roman" w:ascii="Times New Roman" w:hAnsi="Times New Roman"/>
            <w:sz w:val="28"/>
            <w:szCs w:val="28"/>
          </w:rPr>
        </w:r>
      </w:ins>
      <w:commentRangeEnd w:id="16"/>
      <w:r>
        <w:commentReference w:id="16"/>
      </w:r>
      <w:r>
        <w:rPr>
          <w:rStyle w:val="St"/>
          <w:rFonts w:cs="Times New Roman" w:ascii="Times New Roman" w:hAnsi="Times New Roman"/>
          <w:sz w:val="28"/>
          <w:szCs w:val="28"/>
        </w:rPr>
        <w:t xml:space="preserve"> to present information or teach people about a particular subject, for example by a university or college teacher.</w:t>
      </w:r>
    </w:p>
    <w:p>
      <w:pPr>
        <w:pStyle w:val="Normal"/>
        <w:spacing w:lineRule="auto" w:line="360" w:before="0" w:after="0"/>
        <w:ind w:left="720" w:hanging="720"/>
        <w:jc w:val="both"/>
        <w:rPr>
          <w:rFonts w:ascii="Times New Roman" w:hAnsi="Times New Roman" w:eastAsia="Calibri" w:cs="Times New Roman"/>
          <w:b/>
          <w:b/>
          <w:color w:val="292929"/>
          <w:sz w:val="28"/>
          <w:szCs w:val="28"/>
        </w:rPr>
      </w:pPr>
      <w:r>
        <w:rPr>
          <w:rFonts w:eastAsia="Calibri" w:cs="Times New Roman" w:ascii="Times New Roman" w:hAnsi="Times New Roman"/>
          <w:b/>
          <w:color w:val="292929"/>
          <w:sz w:val="28"/>
          <w:szCs w:val="28"/>
        </w:rPr>
        <w:t xml:space="preserve">Submission: </w:t>
      </w:r>
      <w:r>
        <w:rPr>
          <w:rFonts w:cs="Times New Roman" w:ascii="Times New Roman" w:hAnsi="Times New Roman"/>
          <w:sz w:val="28"/>
          <w:szCs w:val="28"/>
        </w:rPr>
        <w:t>the action of presenting a proposal, application, or other document for consideration or judgment.</w:t>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rmal"/>
        <w:spacing w:lineRule="auto" w:line="360" w:before="0" w:after="0"/>
        <w:ind w:left="720" w:hanging="720"/>
        <w:jc w:val="both"/>
        <w:rPr>
          <w:rFonts w:ascii="Times New Roman" w:hAnsi="Times New Roman" w:eastAsia="Calibri" w:cs="Times New Roman"/>
          <w:color w:val="292929"/>
          <w:sz w:val="28"/>
          <w:szCs w:val="28"/>
        </w:rPr>
      </w:pPr>
      <w:r>
        <w:rPr>
          <w:rFonts w:eastAsia="Calibri" w:cs="Times New Roman" w:ascii="Times New Roman" w:hAnsi="Times New Roman"/>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CHAPTER TWO</w:t>
      </w:r>
    </w:p>
    <w:p>
      <w:pPr>
        <w:pStyle w:val="NoSpacing"/>
        <w:spacing w:lineRule="auto" w:line="360"/>
        <w:jc w:val="center"/>
        <w:rPr>
          <w:rFonts w:ascii="Times New Roman" w:hAnsi="Times New Roman" w:cs="Times New Roman"/>
          <w:b/>
          <w:b/>
          <w:color w:val="292929"/>
          <w:sz w:val="28"/>
          <w:szCs w:val="28"/>
        </w:rPr>
      </w:pPr>
      <w:commentRangeStart w:id="17"/>
      <w:r>
        <w:rPr>
          <w:rFonts w:cs="Times New Roman" w:ascii="Times New Roman" w:hAnsi="Times New Roman"/>
          <w:b/>
          <w:color w:val="292929"/>
          <w:sz w:val="28"/>
          <w:szCs w:val="28"/>
        </w:rPr>
        <w:t>LITERATURE REVIEW</w:t>
      </w:r>
      <w:ins w:id="7" w:author="Unknown Author" w:date="2021-07-26T16:56:13Z">
        <w:commentRangeEnd w:id="17"/>
        <w:r>
          <w:commentReference w:id="17"/>
        </w:r>
        <w:r>
          <w:rPr>
            <w:rFonts w:cs="Times New Roman" w:ascii="Times New Roman" w:hAnsi="Times New Roman"/>
            <w:b/>
            <w:color w:val="292929"/>
            <w:sz w:val="28"/>
            <w:szCs w:val="28"/>
          </w:rPr>
        </w:r>
      </w:ins>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480" w:before="0" w:after="0"/>
        <w:jc w:val="center"/>
        <w:rPr>
          <w:rFonts w:ascii="Bookman Old Style" w:hAnsi="Bookman Old Style" w:eastAsia="Calibri" w:cs="Times New Roman"/>
          <w:b/>
          <w:b/>
          <w:color w:val="292929"/>
          <w:sz w:val="28"/>
          <w:szCs w:val="28"/>
        </w:rPr>
      </w:pPr>
      <w:r>
        <w:rPr>
          <w:rFonts w:cs="Times New Roman" w:ascii="Times New Roman" w:hAnsi="Times New Roman"/>
          <w:sz w:val="28"/>
          <w:szCs w:val="28"/>
        </w:rPr>
        <w:t xml:space="preserve">Electronic submission of assignments has been widely used by information technology teachers for many years, taking the form of email submission, transferring files to a specified directory or providing marker access to directories and files on a unix system. A brief search of the web still reveals many examples where these practices are continued. They have had varying degrees of success but the following comment taken from an email list is quite revealing. </w:t>
      </w:r>
      <w:commentRangeStart w:id="18"/>
      <w:r>
        <w:rPr>
          <w:rFonts w:cs="Times New Roman" w:ascii="Times New Roman" w:hAnsi="Times New Roman"/>
          <w:sz w:val="28"/>
          <w:szCs w:val="28"/>
        </w:rPr>
        <w:t xml:space="preserve">“I was hoping to use an email-based submission system, but there are still a  </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For now, you will need to put your file in a directory on RCS (also accessible from CS workstations).”</w:t>
      </w:r>
      <w:ins w:id="8" w:author="Unknown Author" w:date="2021-07-26T16:57:40Z">
        <w:commentRangeEnd w:id="18"/>
        <w:r>
          <w:commentReference w:id="18"/>
        </w:r>
        <w:r>
          <w:rPr>
            <w:rFonts w:cs="Times New Roman" w:ascii="Times New Roman" w:hAnsi="Times New Roman"/>
            <w:sz w:val="28"/>
            <w:szCs w:val="28"/>
          </w:rPr>
        </w:r>
      </w:ins>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A simple, modern form of electronic assignment marking is to use MS Word which is popular and affords some advantages over manual methods. Feedback comments can be provided through hidden text, the </w:t>
      </w:r>
      <w:r>
        <w:rPr>
          <w:rFonts w:cs="Times New Roman" w:ascii="Times New Roman" w:hAnsi="Times New Roman"/>
          <w:i/>
          <w:iCs/>
          <w:sz w:val="28"/>
          <w:szCs w:val="28"/>
        </w:rPr>
        <w:t xml:space="preserve">Comment </w:t>
      </w:r>
      <w:r>
        <w:rPr>
          <w:rFonts w:cs="Times New Roman" w:ascii="Times New Roman" w:hAnsi="Times New Roman"/>
          <w:sz w:val="28"/>
          <w:szCs w:val="28"/>
        </w:rPr>
        <w:t xml:space="preserve">facility or by using different fonts and colours. Changes can be examined through the </w:t>
      </w:r>
      <w:r>
        <w:rPr>
          <w:rFonts w:cs="Times New Roman" w:ascii="Times New Roman" w:hAnsi="Times New Roman"/>
          <w:i/>
          <w:iCs/>
          <w:sz w:val="28"/>
          <w:szCs w:val="28"/>
        </w:rPr>
        <w:t xml:space="preserve">Track Changes </w:t>
      </w:r>
      <w:r>
        <w:rPr>
          <w:rFonts w:cs="Times New Roman" w:ascii="Times New Roman" w:hAnsi="Times New Roman"/>
          <w:sz w:val="28"/>
          <w:szCs w:val="28"/>
        </w:rPr>
        <w:t>facility. This may be satisfactory for written word assignments but is totally inappropriate for computer programs, which are presented in pure text form so that they can be compiled and run.</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There are many examples of more sophisticated uses of electronic-based assessment reported in the </w:t>
      </w:r>
      <w:commentRangeStart w:id="19"/>
      <w:r>
        <w:rPr>
          <w:rFonts w:cs="Times New Roman" w:ascii="Times New Roman" w:hAnsi="Times New Roman"/>
          <w:sz w:val="28"/>
          <w:szCs w:val="28"/>
        </w:rPr>
        <w:t>literature</w:t>
      </w:r>
      <w:ins w:id="9" w:author="Unknown Author" w:date="2021-07-26T17:00:09Z">
        <w:r>
          <w:rPr>
            <w:rFonts w:cs="Times New Roman" w:ascii="Times New Roman" w:hAnsi="Times New Roman"/>
            <w:sz w:val="28"/>
            <w:szCs w:val="28"/>
          </w:rPr>
        </w:r>
      </w:ins>
      <w:commentRangeEnd w:id="19"/>
      <w:r>
        <w:commentReference w:id="19"/>
      </w:r>
      <w:r>
        <w:rPr>
          <w:rFonts w:cs="Times New Roman" w:ascii="Times New Roman" w:hAnsi="Times New Roman"/>
          <w:sz w:val="28"/>
          <w:szCs w:val="28"/>
        </w:rPr>
        <w:t>, ranging from online questionnaire generators to comprehensive systems which may include submission of assignments and Potatoes, 2002) includes six applications, enabling the user to create interactive multiple-choice, short-answer, jumbled-sentence, cross word, matching/ordering and gap-fill exe needed for programming assignments.</w:t>
      </w:r>
    </w:p>
    <w:p>
      <w:pPr>
        <w:pStyle w:val="Normal"/>
        <w:spacing w:lineRule="auto" w:line="360" w:before="0" w:after="0"/>
        <w:jc w:val="both"/>
        <w:rPr>
          <w:rFonts w:ascii="Times New Roman" w:hAnsi="Times New Roman" w:cs="Times New Roman"/>
          <w:sz w:val="28"/>
          <w:szCs w:val="28"/>
        </w:rPr>
      </w:pPr>
      <w:commentRangeStart w:id="20"/>
      <w:r>
        <w:rPr>
          <w:rFonts w:cs="Times New Roman" w:ascii="Times New Roman" w:hAnsi="Times New Roman"/>
          <w:sz w:val="28"/>
          <w:szCs w:val="28"/>
        </w:rPr>
        <w:t>One of the most successful examples of electronic courseware in Information Technology is Course Master (Course Master, 2000), a client-sever system for delivering course-based programming. It provides functions for automatic assessment of students’ work, administration of the resulting marks, solutions and course materials. It is also able to detect plagiarism in students’ programs. A student is able to develop a program, submit it to the server for marking or evaluation and get instant feedback. Course Master is a complete reimplementation after 10 years of experience using the Ceilidh system (Foxley, 1999) in many institutions</w:t>
      </w:r>
      <w:ins w:id="10" w:author="Unknown Author" w:date="2021-07-26T17:02:36Z">
        <w:r>
          <w:rPr>
            <w:rFonts w:cs="Times New Roman" w:ascii="Times New Roman" w:hAnsi="Times New Roman"/>
            <w:sz w:val="28"/>
            <w:szCs w:val="28"/>
          </w:rPr>
        </w:r>
      </w:ins>
      <w:commentRangeEnd w:id="20"/>
      <w:r>
        <w:commentReference w:id="20"/>
      </w:r>
      <w:r>
        <w:rPr>
          <w:rFonts w:cs="Times New Roman" w:ascii="Times New Roman" w:hAnsi="Times New Roman"/>
          <w:sz w:val="28"/>
          <w:szCs w:val="28"/>
        </w:rPr>
        <w:t>.</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The BOSS system (Joy &amp; Luck, 1998) is closer to OAS</w:t>
      </w:r>
      <w:ins w:id="11" w:author="Unknown Author" w:date="2021-07-26T17:05:29Z">
        <w:r>
          <w:rPr>
            <w:rFonts w:cs="Times New Roman" w:ascii="Times New Roman" w:hAnsi="Times New Roman"/>
            <w:sz w:val="28"/>
            <w:szCs w:val="28"/>
          </w:rPr>
          <w:commentReference w:id="21"/>
        </w:r>
      </w:ins>
      <w:r>
        <w:rPr>
          <w:rFonts w:cs="Times New Roman" w:ascii="Times New Roman" w:hAnsi="Times New Roman"/>
          <w:sz w:val="28"/>
          <w:szCs w:val="28"/>
        </w:rPr>
        <w:t xml:space="preserve"> in terms of its intended use. This system allows programming assignments to be submitted online, tested against prescribed criteria and manually marked in a secure environment. Recently facilities have been added for electronic marking using ‘electronic mark sheets’. The project is driven by demands of increasing student numbers and is restricted to particular operating systems.</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The OAS provides all of the functionality of BOSS and improves on this and other existing systems in a number of ways. Firstly, it was motivated to some extent by large class sizes but more so by the desire to provide more useful feedback to students, which has proved to be popular. Secondly, the OAS may be used across all units in a course of study and is not restricted to particular course materials like Course Master. Thirdly, OAS is web-based which represents a familiar and easy to use environment for students and is not constrained by certain operating systems.</w:t>
      </w:r>
      <w:ins w:id="12" w:author="Unknown Author" w:date="2021-07-26T17:06:18Z">
        <w:r>
          <w:rPr>
            <w:rFonts w:cs="Times New Roman" w:ascii="Times New Roman" w:hAnsi="Times New Roman"/>
            <w:sz w:val="28"/>
            <w:szCs w:val="28"/>
          </w:rPr>
          <w:t xml:space="preserve">. </w:t>
        </w:r>
      </w:ins>
      <w:del w:id="13" w:author="Unknown Author" w:date="2021-07-26T17:06:18Z">
        <w:r>
          <w:rPr>
            <w:rFonts w:cs="Times New Roman" w:ascii="Times New Roman" w:hAnsi="Times New Roman"/>
            <w:sz w:val="28"/>
            <w:szCs w:val="28"/>
          </w:rPr>
          <w:delText xml:space="preserve"> .</w:delText>
        </w:r>
      </w:del>
      <w:r>
        <w:rPr>
          <w:rFonts w:cs="Times New Roman" w:ascii="Times New Roman" w:hAnsi="Times New Roman"/>
          <w:sz w:val="28"/>
          <w:szCs w:val="28"/>
        </w:rPr>
        <w:t>Finally, lecturers find that the F2M2 marking program is easy to use and many have stated that it is time-saving compared to manual systems. F2M2 is a Java application, which means that it can run on any system with a Java Virtual Machine installed.</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The electronic delivery of programming assignments also means that, before the files are submitted to F2M2, they have already been virus checked, are already compiled and may easily have been run against a test suite. A further advantage of the OAS is that it is a single integrated system unlike BOSS which is a suite of related programs.</w:t>
      </w:r>
    </w:p>
    <w:p>
      <w:pPr>
        <w:pStyle w:val="NormalWeb"/>
        <w:spacing w:lineRule="auto" w:line="360" w:before="280" w:after="280"/>
        <w:jc w:val="both"/>
        <w:rPr>
          <w:sz w:val="28"/>
          <w:szCs w:val="28"/>
        </w:rPr>
      </w:pPr>
      <w:r>
        <w:rPr>
          <w:sz w:val="28"/>
          <w:szCs w:val="28"/>
        </w:rPr>
        <w:t xml:space="preserve">All teaching and learning requires administrative support (Jones and McCormack, 1997). Much of this administrative support is to some degree transparent but if performed inefficiently become immediately obvious and can distract students and staff from the learning process (Darbyshire, 2000). Online Assignment Submission and Management (OASM) is one administrative task that can consume much of a course coordinator’s time (Darbyshire, 2000). </w:t>
      </w:r>
    </w:p>
    <w:p>
      <w:pPr>
        <w:pStyle w:val="NormalWeb"/>
        <w:spacing w:lineRule="auto" w:line="360" w:before="280" w:after="280"/>
        <w:jc w:val="both"/>
        <w:rPr>
          <w:sz w:val="28"/>
          <w:szCs w:val="28"/>
        </w:rPr>
      </w:pPr>
      <w:r>
        <w:rPr>
          <w:sz w:val="28"/>
          <w:szCs w:val="28"/>
        </w:rPr>
        <w:t xml:space="preserve">Reducing the amount of time consumed, addressing other problems, and benefiting from new advantages are some of the reasons which have driven many staff to adopt and use OASM. Darbyshire (2000) reports finding over 6000 hits from web search engines for pages describing online assignment submission procedures to students. In addition there is a large amount of literature written on the topic. </w:t>
      </w:r>
      <w:commentRangeStart w:id="22"/>
      <w:r>
        <w:rPr>
          <w:sz w:val="28"/>
          <w:szCs w:val="28"/>
        </w:rPr>
        <w:t>This section outlines some of the reasons driving the adoption of OASM and provides an overview of much of this previous work.</w:t>
      </w:r>
      <w:ins w:id="14" w:author="Unknown Author" w:date="2021-07-26T17:08:43Z">
        <w:commentRangeEnd w:id="22"/>
        <w:r>
          <w:commentReference w:id="22"/>
        </w:r>
        <w:r>
          <w:rPr>
            <w:sz w:val="28"/>
            <w:szCs w:val="28"/>
          </w:rPr>
        </w:r>
      </w:ins>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CHAPTER THREE</w:t>
      </w:r>
    </w:p>
    <w:p>
      <w:pPr>
        <w:pStyle w:val="NoSpacing"/>
        <w:spacing w:lineRule="auto" w:line="36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ANALYSIS AND DESIGN</w:t>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3.0</w:t>
        <w:tab/>
        <w:t>INTRODUCTION</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This chapter discusses the analysis and design of the proposed system. It  focus on the system structure and interactions. It begins with a description of the system using software UML diagrams such as the Use case and Activity diagrams. A program specification showing the flow of commands and segmenting the system into subroutines is also used to further describe the system. The database structure is also discussed with entity relationship diagrams (ERDs) showing the layout of the database. </w:t>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3.1 DESCRIPTION OF THE SYSTEM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The proposed system is geared towards providing a system to assure equal opportunity and impartial review of student assignment submission, in the University of Dutse. The online assignment submission system to be developed </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 </w:t>
      </w:r>
      <w:r>
        <w:rPr>
          <w:rFonts w:cs="Times New Roman" w:ascii="Times New Roman" w:hAnsi="Times New Roman"/>
          <w:color w:val="292929"/>
          <w:sz w:val="28"/>
          <w:szCs w:val="28"/>
        </w:rPr>
        <w:t xml:space="preserve">allows for assignment submission by students, </w:t>
      </w:r>
      <w:r>
        <w:rPr>
          <w:rFonts w:eastAsia="Calibri" w:cs="Times New Roman" w:ascii="Times New Roman" w:hAnsi="Times New Roman"/>
          <w:color w:val="292929"/>
          <w:sz w:val="28"/>
          <w:szCs w:val="28"/>
        </w:rPr>
        <w:t>faculty registration, lecturer registration, course registration, department registration, users registration, student registration, perform scores /grades registration, test scores assessment and article entry</w:t>
      </w:r>
      <w:r>
        <w:rPr>
          <w:rFonts w:cs="Times New Roman" w:ascii="Times New Roman" w:hAnsi="Times New Roman"/>
          <w:color w:val="292929"/>
          <w:sz w:val="28"/>
          <w:szCs w:val="28"/>
        </w:rPr>
        <w:t xml:space="preserve">. The rest of this section describes the components and modules of the proposed system in terms of software UML diagrams. </w:t>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 xml:space="preserve">3.1.1 Use Case Diagram </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One can visualize high level system functions of requirements by drawing use case diagrams, which contain primary actors and use cases. Actors are entities that interact with the system while use cases are system functions that actors involve in. </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mc:AlternateContent>
          <mc:Choice Requires="wpg">
            <w:drawing>
              <wp:anchor behindDoc="1" distT="0" distB="0" distL="114300" distR="114300" simplePos="0" locked="0" layoutInCell="1" allowOverlap="1" relativeHeight="56">
                <wp:simplePos x="0" y="0"/>
                <wp:positionH relativeFrom="column">
                  <wp:posOffset>2536825</wp:posOffset>
                </wp:positionH>
                <wp:positionV relativeFrom="paragraph">
                  <wp:posOffset>158750</wp:posOffset>
                </wp:positionV>
                <wp:extent cx="1960880" cy="2695575"/>
                <wp:effectExtent l="0" t="0" r="0" b="0"/>
                <wp:wrapNone/>
                <wp:docPr id="1" name=""/>
                <a:graphic xmlns:a="http://schemas.openxmlformats.org/drawingml/2006/main">
                  <a:graphicData uri="http://schemas.microsoft.com/office/word/2010/wordprocessingGroup">
                    <wpg:wgp>
                      <wpg:cNvGrpSpPr/>
                      <wpg:grpSpPr>
                        <a:xfrm>
                          <a:off x="0" y="0"/>
                          <a:ext cx="1960200" cy="2694960"/>
                        </a:xfrm>
                      </wpg:grpSpPr>
                      <wpg:grpSp>
                        <wpg:cNvGrpSpPr/>
                        <wpg:grpSpPr>
                          <a:xfrm>
                            <a:off x="88200" y="0"/>
                            <a:ext cx="1872000" cy="2014200"/>
                          </a:xfrm>
                        </wpg:grpSpPr>
                        <wpg:grpSp>
                          <wpg:cNvGrpSpPr/>
                          <wpg:grpSpPr>
                            <a:xfrm>
                              <a:off x="43200" y="523800"/>
                              <a:ext cx="1569600" cy="552600"/>
                            </a:xfrm>
                          </wpg:grpSpPr>
                          <wps:wsp>
                            <wps:cNvSpPr/>
                            <wps:spPr>
                              <a:xfrm>
                                <a:off x="0" y="0"/>
                                <a:ext cx="1329840" cy="496440"/>
                              </a:xfrm>
                              <a:prstGeom prst="ellipse">
                                <a:avLst/>
                              </a:prstGeom>
                              <a:solidFill>
                                <a:srgbClr val="ffffff"/>
                              </a:solidFill>
                              <a:ln>
                                <a:solidFill>
                                  <a:srgbClr val="000000"/>
                                </a:solidFill>
                              </a:ln>
                            </wps:spPr>
                            <wps:bodyPr/>
                          </wps:wsp>
                          <wps:wsp>
                            <wps:cNvSpPr txBox="1"/>
                            <wps:spPr>
                              <a:xfrm>
                                <a:off x="103680" y="64080"/>
                                <a:ext cx="1466280" cy="488160"/>
                              </a:xfrm>
                              <a:prstGeom prst="rect">
                                <a:avLst/>
                              </a:prstGeom>
                              <a:noFill/>
                              <a:ln>
                                <a:noFill/>
                              </a:ln>
                            </wps:spPr>
                            <wps:txbx>
                              <w:txbxContent>
                                <w:p>
                                  <w:pPr>
                                    <w:overflowPunct w:val="false"/>
                                    <w:spacing w:before="0" w:after="0" w:lineRule="auto" w:line="240"/>
                                    <w:rPr/>
                                  </w:pPr>
                                  <w:r>
                                    <w:rPr/>
                                    <w:t xml:space="preserve">Submit assignment  </w:t>
                                  </w:r>
                                </w:p>
                              </w:txbxContent>
                            </wps:txbx>
                            <wps:bodyPr wrap="square">
                              <a:noAutofit/>
                            </wps:bodyPr>
                          </wps:wsp>
                        </wpg:grpSp>
                        <wpg:grpSp>
                          <wpg:cNvGrpSpPr/>
                          <wpg:grpSpPr>
                            <a:xfrm>
                              <a:off x="0" y="1020600"/>
                              <a:ext cx="1872000" cy="586800"/>
                            </a:xfrm>
                          </wpg:grpSpPr>
                          <wps:wsp>
                            <wps:cNvSpPr/>
                            <wps:spPr>
                              <a:xfrm>
                                <a:off x="0" y="0"/>
                                <a:ext cx="1329840" cy="496440"/>
                              </a:xfrm>
                              <a:prstGeom prst="ellipse">
                                <a:avLst/>
                              </a:prstGeom>
                              <a:solidFill>
                                <a:srgbClr val="ffffff"/>
                              </a:solidFill>
                              <a:ln>
                                <a:solidFill>
                                  <a:srgbClr val="000000"/>
                                </a:solidFill>
                              </a:ln>
                            </wps:spPr>
                            <wps:bodyPr/>
                          </wps:wsp>
                          <wps:wsp>
                            <wps:cNvSpPr/>
                            <wps:spPr>
                              <a:xfrm>
                                <a:off x="43200" y="24120"/>
                                <a:ext cx="1828800" cy="5626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rPr/>
                                  </w:pPr>
                                  <w:r>
                                    <w:rPr/>
                                    <w:t>Search assignment</w:t>
                                  </w:r>
                                </w:p>
                              </w:txbxContent>
                            </wps:txbx>
                            <wps:bodyPr>
                              <a:noAutofit/>
                            </wps:bodyPr>
                          </wps:wsp>
                        </wpg:grpSp>
                        <wps:wsp>
                          <wps:cNvSpPr/>
                          <wps:spPr>
                            <a:xfrm>
                              <a:off x="79560" y="1517760"/>
                              <a:ext cx="1329840" cy="496440"/>
                            </a:xfrm>
                            <a:prstGeom prst="ellipse">
                              <a:avLst/>
                            </a:prstGeom>
                            <a:solidFill>
                              <a:srgbClr val="ffffff"/>
                            </a:solidFill>
                            <a:ln>
                              <a:solidFill>
                                <a:srgbClr val="000000"/>
                              </a:solidFill>
                            </a:ln>
                          </wps:spPr>
                          <wps:bodyPr/>
                        </wps:wsp>
                        <wpg:grpSp>
                          <wpg:cNvGrpSpPr/>
                          <wpg:grpSpPr>
                            <a:xfrm>
                              <a:off x="43200" y="0"/>
                              <a:ext cx="1405800" cy="440640"/>
                            </a:xfrm>
                          </wpg:grpSpPr>
                          <wps:wsp>
                            <wps:cNvSpPr/>
                            <wps:spPr>
                              <a:xfrm>
                                <a:off x="0" y="0"/>
                                <a:ext cx="1164600" cy="396360"/>
                              </a:xfrm>
                              <a:prstGeom prst="ellipse">
                                <a:avLst/>
                              </a:prstGeom>
                              <a:solidFill>
                                <a:srgbClr val="ffffff"/>
                              </a:solidFill>
                              <a:ln>
                                <a:solidFill>
                                  <a:srgbClr val="000000"/>
                                </a:solidFill>
                              </a:ln>
                            </wps:spPr>
                            <wps:bodyPr/>
                          </wps:wsp>
                          <wps:wsp>
                            <wps:cNvSpPr/>
                            <wps:spPr>
                              <a:xfrm>
                                <a:off x="36360" y="68760"/>
                                <a:ext cx="1369800" cy="3722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rPr/>
                                  </w:pPr>
                                  <w:r>
                                    <w:rPr/>
                                    <w:t xml:space="preserve">  Add student</w:t>
                                  </w:r>
                                </w:p>
                              </w:txbxContent>
                            </wps:txbx>
                            <wps:bodyPr>
                              <a:noAutofit/>
                            </wps:bodyPr>
                          </wps:wsp>
                        </wpg:grpSp>
                      </wpg:grpSp>
                      <wps:wsp>
                        <wps:cNvSpPr/>
                        <wps:spPr>
                          <a:xfrm>
                            <a:off x="0" y="2004840"/>
                            <a:ext cx="1612800" cy="690120"/>
                          </a:xfrm>
                          <a:prstGeom prst="ellipse">
                            <a:avLst/>
                          </a:prstGeom>
                          <a:solidFill>
                            <a:srgbClr val="ffffff"/>
                          </a:solidFill>
                          <a:ln>
                            <a:solidFill>
                              <a:srgbClr val="000000"/>
                            </a:solidFill>
                          </a:ln>
                        </wps:spPr>
                        <wps:txbx>
                          <w:txbxContent>
                            <w:p>
                              <w:pPr>
                                <w:overflowPunct w:val="false"/>
                                <w:spacing w:before="0" w:after="0" w:lineRule="auto" w:line="240"/>
                                <w:jc w:val="center"/>
                                <w:rPr/>
                              </w:pPr>
                              <w:r>
                                <w:rPr/>
                                <w:t>Grades student</w:t>
                              </w:r>
                            </w:p>
                          </w:txbxContent>
                        </wps:txbx>
                        <wps:bodyPr anchorCtr="1">
                          <a:noAutofit/>
                        </wps:bodyPr>
                      </wps:wsp>
                    </wpg:wgp>
                  </a:graphicData>
                </a:graphic>
              </wp:anchor>
            </w:drawing>
          </mc:Choice>
          <mc:Fallback>
            <w:pict>
              <v:group id="shape_0" style="position:absolute;margin-left:199.75pt;margin-top:12.5pt;width:154.35pt;height:212.2pt" coordorigin="3995,250" coordsize="3087,4244">
                <v:group id="shape_0" alt="Group 295" style="position:absolute;left:4134;top:250;width:2948;height:3172">
                  <v:group id="shape_0" alt="Group 3" style="position:absolute;left:4202;top:1075;width:2473;height:870">
                    <v:oval id="shape_0" ID="Oval 4" fillcolor="white" stroked="t" style="position:absolute;left:4202;top:1075;width:2093;height:781">
                      <w10:wrap type="none"/>
                      <v:fill o:detectmouseclick="t" type="solid" color2="black"/>
                      <v:stroke color="black" joinstyle="round" endcap="flat"/>
                    </v:oval>
                    <v:shapetype id="_x0000_t202" coordsize="21600,21600" o:spt="202" path="m,l,21600l21600,21600l21600,xe">
                      <v:stroke joinstyle="miter"/>
                      <v:path gradientshapeok="t" o:connecttype="rect"/>
                    </v:shapetype>
                    <v:shape id="shape_0" ID="Text Box 5" stroked="f" style="position:absolute;left:4365;top:1176;width:2308;height:768" type="shapetype_202">
                      <v:textbox>
                        <w:txbxContent>
                          <w:p>
                            <w:pPr>
                              <w:overflowPunct w:val="false"/>
                              <w:spacing w:before="0" w:after="0" w:lineRule="auto" w:line="240"/>
                              <w:rPr/>
                            </w:pPr>
                            <w:r>
                              <w:rPr/>
                              <w:t xml:space="preserve">Submit assignment  </w:t>
                            </w:r>
                          </w:p>
                        </w:txbxContent>
                      </v:textbox>
                      <w10:wrap type="square"/>
                      <v:fill o:detectmouseclick="t" on="false"/>
                      <v:stroke color="#3465a4" joinstyle="round" endcap="flat"/>
                    </v:shape>
                  </v:group>
                  <v:group id="shape_0" alt="Group 6" style="position:absolute;left:4134;top:1857;width:2948;height:924">
                    <v:oval id="shape_0" ID="Oval 7" fillcolor="white" stroked="t" style="position:absolute;left:4134;top:1857;width:2093;height:781">
                      <w10:wrap type="none"/>
                      <v:fill o:detectmouseclick="t" type="solid" color2="black"/>
                      <v:stroke color="black" joinstyle="round" endcap="flat"/>
                    </v:oval>
                    <v:shape id="shape_0" ID="Text Box 8" stroked="f" style="position:absolute;left:4202;top:1895;width:2879;height:885" type="shapetype_202">
                      <v:textbox>
                        <w:txbxContent>
                          <w:p>
                            <w:pPr>
                              <w:overflowPunct w:val="false"/>
                              <w:spacing w:before="0" w:after="0" w:lineRule="auto" w:line="240"/>
                              <w:rPr/>
                            </w:pPr>
                            <w:r>
                              <w:rPr/>
                              <w:t>Search assignment</w:t>
                            </w:r>
                          </w:p>
                        </w:txbxContent>
                      </v:textbox>
                      <w10:wrap type="none"/>
                      <v:fill o:detectmouseclick="t" on="false"/>
                      <v:stroke color="#3465a4" joinstyle="round" endcap="flat"/>
                    </v:shape>
                  </v:group>
                  <v:oval id="shape_0" fillcolor="white" stroked="t" style="position:absolute;left:4259;top:2640;width:2093;height:781">
                    <w10:wrap type="none"/>
                    <v:fill o:detectmouseclick="t" type="solid" color2="black"/>
                    <v:stroke color="black" joinstyle="round" endcap="flat"/>
                  </v:oval>
                  <v:group id="shape_0" alt="Group 12" style="position:absolute;left:4202;top:250;width:2215;height:695">
                    <v:oval id="shape_0" ID="Oval 13" fillcolor="white" stroked="t" style="position:absolute;left:4202;top:250;width:1833;height:623">
                      <w10:wrap type="none"/>
                      <v:fill o:detectmouseclick="t" type="solid" color2="black"/>
                      <v:stroke color="black" joinstyle="round" endcap="flat"/>
                    </v:oval>
                    <v:shape id="shape_0" ID="Text Box 14" stroked="f" style="position:absolute;left:4259;top:358;width:2156;height:585" type="shapetype_202">
                      <v:textbox>
                        <w:txbxContent>
                          <w:p>
                            <w:pPr>
                              <w:overflowPunct w:val="false"/>
                              <w:spacing w:before="0" w:after="0" w:lineRule="auto" w:line="240"/>
                              <w:rPr/>
                            </w:pPr>
                            <w:r>
                              <w:rPr/>
                              <w:t xml:space="preserve">  Add student</w:t>
                            </w:r>
                          </w:p>
                        </w:txbxContent>
                      </v:textbox>
                      <w10:wrap type="none"/>
                      <v:fill o:detectmouseclick="t" on="false"/>
                      <v:stroke color="#3465a4" joinstyle="round" endcap="flat"/>
                    </v:shape>
                  </v:group>
                </v:group>
                <v:oval id="shape_0" ID="Oval 10" fillcolor="white" stroked="t" style="position:absolute;left:3995;top:3407;width:2539;height:1086">
                  <v:textbox>
                    <w:txbxContent>
                      <w:p>
                        <w:pPr>
                          <w:overflowPunct w:val="false"/>
                          <w:spacing w:before="0" w:after="0" w:lineRule="auto" w:line="240"/>
                          <w:jc w:val="center"/>
                          <w:rPr/>
                        </w:pPr>
                        <w:r>
                          <w:rPr/>
                          <w:t>Grades student</w:t>
                        </w:r>
                      </w:p>
                    </w:txbxContent>
                  </v:textbox>
                  <w10:wrap type="square"/>
                  <v:fill o:detectmouseclick="t" type="solid" color2="black"/>
                  <v:stroke color="black" joinstyle="round" endcap="flat"/>
                </v:oval>
              </v:group>
            </w:pict>
          </mc:Fallback>
        </mc:AlternateConten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mc:AlternateContent>
          <mc:Choice Requires="wpg">
            <w:drawing>
              <wp:anchor behindDoc="1" distT="0" distB="0" distL="114300" distR="114300" simplePos="0" locked="0" layoutInCell="1" allowOverlap="1" relativeHeight="57">
                <wp:simplePos x="0" y="0"/>
                <wp:positionH relativeFrom="column">
                  <wp:posOffset>1176655</wp:posOffset>
                </wp:positionH>
                <wp:positionV relativeFrom="paragraph">
                  <wp:posOffset>106045</wp:posOffset>
                </wp:positionV>
                <wp:extent cx="1485265" cy="1605280"/>
                <wp:effectExtent l="0" t="0" r="0" b="0"/>
                <wp:wrapNone/>
                <wp:docPr id="2" name="Group 281"/>
                <a:graphic xmlns:a="http://schemas.openxmlformats.org/drawingml/2006/main">
                  <a:graphicData uri="http://schemas.microsoft.com/office/word/2010/wordprocessingGroup">
                    <wpg:wgp>
                      <wpg:cNvGrpSpPr/>
                      <wpg:grpSpPr>
                        <a:xfrm>
                          <a:off x="0" y="0"/>
                          <a:ext cx="1484640" cy="1604520"/>
                        </a:xfrm>
                      </wpg:grpSpPr>
                      <wps:wsp>
                        <wps:cNvSpPr/>
                        <wps:spPr>
                          <a:xfrm flipV="1">
                            <a:off x="0" y="0"/>
                            <a:ext cx="1483920" cy="21528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wps:wsp>
                        <wps:cNvSpPr/>
                        <wps:spPr>
                          <a:xfrm flipH="1" flipV="1">
                            <a:off x="0" y="216000"/>
                            <a:ext cx="1484640" cy="33156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wps:wsp>
                        <wps:cNvSpPr/>
                        <wps:spPr>
                          <a:xfrm>
                            <a:off x="0" y="216000"/>
                            <a:ext cx="1483920" cy="75132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wps:wsp>
                        <wps:cNvSpPr/>
                        <wps:spPr>
                          <a:xfrm>
                            <a:off x="0" y="216000"/>
                            <a:ext cx="1484640" cy="1388880"/>
                          </a:xfrm>
                          <a:custGeom>
                            <a:avLst/>
                            <a:gdLst/>
                            <a:ahLst/>
                            <a:rect l="l" t="t" r="r" b="b"/>
                            <a:pathLst>
                              <a:path w="21600" h="21600">
                                <a:moveTo>
                                  <a:pt x="0" y="0"/>
                                </a:moveTo>
                                <a:lnTo>
                                  <a:pt x="21600" y="21600"/>
                                </a:lnTo>
                              </a:path>
                            </a:pathLst>
                          </a:custGeom>
                          <a:noFill/>
                          <a:ln>
                            <a:solidFill>
                              <a:srgbClr val="000000"/>
                            </a:solidFill>
                          </a:ln>
                        </wps:spPr>
                        <wps:style>
                          <a:lnRef idx="0"/>
                          <a:fillRef idx="0"/>
                          <a:effectRef idx="0"/>
                          <a:fontRef idx="minor"/>
                        </wps:style>
                        <wps:bodyPr/>
                      </wps:wsp>
                    </wpg:wgp>
                  </a:graphicData>
                </a:graphic>
              </wp:anchor>
            </w:drawing>
          </mc:Choice>
          <mc:Fallback>
            <w:pict>
              <v:group id="shape_0" alt="Group 281" style="position:absolute;margin-left:92.65pt;margin-top:8.3pt;width:116.9pt;height:126.45pt" coordorigin="1853,166" coordsize="2338,2529">
                <v:shapetype id="shapetype_32" coordsize="21600,21600" o:spt="32" path="m,l21600,21600nfe">
                  <v:stroke joinstyle="miter"/>
                  <v:path gradientshapeok="t" o:connecttype="rect" textboxrect="0,0,21600,21600"/>
                </v:shapetype>
                <v:shape id="shape_0" ID="AutoShape 16" stroked="t" style="position:absolute;left:1853;top:167;width:2336;height:338;flip:y" type="shapetype_32">
                  <w10:wrap type="none"/>
                  <v:fill o:detectmouseclick="t" on="false"/>
                  <v:stroke color="black" joinstyle="round" endcap="flat"/>
                </v:shape>
                <v:shape id="shape_0" ID="AutoShape 17" stroked="t" style="position:absolute;left:1853;top:507;width:2337;height:521;flip:xy" type="shapetype_32">
                  <w10:wrap type="none"/>
                  <v:fill o:detectmouseclick="t" on="false"/>
                  <v:stroke color="black" joinstyle="round" endcap="flat"/>
                </v:shape>
                <v:shape id="shape_0" ID="AutoShape 18" stroked="t" style="position:absolute;left:1853;top:507;width:2336;height:1182" type="shapetype_32">
                  <w10:wrap type="none"/>
                  <v:fill o:detectmouseclick="t" on="false"/>
                  <v:stroke color="black" joinstyle="round" endcap="flat"/>
                </v:shape>
                <v:shape id="shape_0" stroked="t" style="position:absolute;left:1853;top:507;width:2337;height:2186" type="shapetype_32">
                  <w10:wrap type="none"/>
                  <v:fill o:detectmouseclick="t" on="false"/>
                  <v:stroke color="black" joinstyle="round" endcap="flat"/>
                </v:shape>
              </v:group>
            </w:pict>
          </mc:Fallback>
        </mc:AlternateContent>
        <mc:AlternateContent>
          <mc:Choice Requires="wpg">
            <w:drawing>
              <wp:anchor behindDoc="1" distT="0" distB="0" distL="114300" distR="114300" simplePos="0" locked="0" layoutInCell="1" allowOverlap="1" relativeHeight="58">
                <wp:simplePos x="0" y="0"/>
                <wp:positionH relativeFrom="column">
                  <wp:posOffset>723900</wp:posOffset>
                </wp:positionH>
                <wp:positionV relativeFrom="paragraph">
                  <wp:posOffset>128270</wp:posOffset>
                </wp:positionV>
                <wp:extent cx="665480" cy="1757680"/>
                <wp:effectExtent l="0" t="0" r="0" b="0"/>
                <wp:wrapNone/>
                <wp:docPr id="3" name="Group 286"/>
                <a:graphic xmlns:a="http://schemas.openxmlformats.org/drawingml/2006/main">
                  <a:graphicData uri="http://schemas.microsoft.com/office/word/2010/wordprocessingGroup">
                    <wpg:wgp>
                      <wpg:cNvGrpSpPr/>
                      <wpg:grpSpPr>
                        <a:xfrm>
                          <a:off x="0" y="0"/>
                          <a:ext cx="664920" cy="1757160"/>
                        </a:xfrm>
                      </wpg:grpSpPr>
                      <wpg:grpSp>
                        <wpg:cNvGrpSpPr/>
                        <wpg:grpSpPr>
                          <a:xfrm>
                            <a:off x="0" y="0"/>
                            <a:ext cx="664920" cy="1686600"/>
                          </a:xfrm>
                        </wpg:grpSpPr>
                        <wpg:grpSp>
                          <wpg:cNvGrpSpPr/>
                          <wpg:grpSpPr>
                            <a:xfrm>
                              <a:off x="0" y="0"/>
                              <a:ext cx="664920" cy="1686600"/>
                            </a:xfrm>
                          </wpg:grpSpPr>
                          <wps:wsp>
                            <wps:cNvSpPr/>
                            <wps:spPr>
                              <a:xfrm>
                                <a:off x="95400" y="0"/>
                                <a:ext cx="391680" cy="391680"/>
                              </a:xfrm>
                              <a:prstGeom prst="ellipse">
                                <a:avLst/>
                              </a:prstGeom>
                              <a:solidFill>
                                <a:srgbClr val="ffffff"/>
                              </a:solidFill>
                              <a:ln>
                                <a:solidFill>
                                  <a:srgbClr val="000000"/>
                                </a:solidFill>
                              </a:ln>
                            </wps:spPr>
                            <wps:bodyPr/>
                          </wps:wsp>
                          <wps:wsp>
                            <wps:cNvSpPr/>
                            <wps:spPr>
                              <a:xfrm>
                                <a:off x="297360" y="391680"/>
                                <a:ext cx="720" cy="902880"/>
                              </a:xfrm>
                              <a:prstGeom prst="rect">
                                <a:avLst/>
                              </a:prstGeom>
                              <a:solidFill>
                                <a:srgbClr val="ffffff"/>
                              </a:solidFill>
                              <a:ln>
                                <a:solidFill>
                                  <a:srgbClr val="000000"/>
                                </a:solidFill>
                              </a:ln>
                            </wps:spPr>
                            <wps:style>
                              <a:lnRef idx="0"/>
                              <a:fillRef idx="0"/>
                              <a:effectRef idx="0"/>
                              <a:fontRef idx="minor"/>
                            </wps:style>
                            <wps:bodyPr/>
                          </wps:wsp>
                          <wps:wsp>
                            <wps:cNvSpPr/>
                            <wps:spPr>
                              <a:xfrm>
                                <a:off x="297360" y="1294920"/>
                                <a:ext cx="367560" cy="391680"/>
                              </a:xfrm>
                              <a:prstGeom prst="rect">
                                <a:avLst/>
                              </a:prstGeom>
                              <a:solidFill>
                                <a:srgbClr val="ffffff"/>
                              </a:solidFill>
                              <a:ln>
                                <a:solidFill>
                                  <a:srgbClr val="000000"/>
                                </a:solidFill>
                              </a:ln>
                            </wps:spPr>
                            <wps:style>
                              <a:lnRef idx="0"/>
                              <a:fillRef idx="0"/>
                              <a:effectRef idx="0"/>
                              <a:fontRef idx="minor"/>
                            </wps:style>
                            <wps:bodyPr/>
                          </wps:wsp>
                          <wps:wsp>
                            <wps:cNvSpPr/>
                            <wps:spPr>
                              <a:xfrm flipH="1">
                                <a:off x="0" y="1306800"/>
                                <a:ext cx="297360" cy="297360"/>
                              </a:xfrm>
                              <a:prstGeom prst="rect">
                                <a:avLst/>
                              </a:prstGeom>
                              <a:solidFill>
                                <a:srgbClr val="ffffff"/>
                              </a:solidFill>
                              <a:ln>
                                <a:solidFill>
                                  <a:srgbClr val="000000"/>
                                </a:solidFill>
                              </a:ln>
                            </wps:spPr>
                            <wps:style>
                              <a:lnRef idx="0"/>
                              <a:fillRef idx="0"/>
                              <a:effectRef idx="0"/>
                              <a:fontRef idx="minor"/>
                            </wps:style>
                            <wps:bodyPr/>
                          </wps:wsp>
                        </wpg:grpSp>
                        <wps:wsp>
                          <wps:cNvSpPr/>
                          <wps:spPr>
                            <a:xfrm>
                              <a:off x="0" y="831240"/>
                              <a:ext cx="664920" cy="720"/>
                            </a:xfrm>
                            <a:prstGeom prst="rect">
                              <a:avLst/>
                            </a:prstGeom>
                            <a:solidFill>
                              <a:srgbClr val="ffffff"/>
                            </a:solidFill>
                            <a:ln>
                              <a:solidFill>
                                <a:srgbClr val="000000"/>
                              </a:solidFill>
                            </a:ln>
                          </wps:spPr>
                          <wps:style>
                            <a:lnRef idx="0"/>
                            <a:fillRef idx="0"/>
                            <a:effectRef idx="0"/>
                            <a:fontRef idx="minor"/>
                          </wps:style>
                          <wps:bodyPr/>
                        </wps:wsp>
                      </wpg:grpSp>
                      <wps:wsp>
                        <wps:cNvSpPr/>
                        <wps:spPr>
                          <a:xfrm>
                            <a:off x="36360" y="1531800"/>
                            <a:ext cx="569520" cy="225360"/>
                          </a:xfrm>
                          <a:prstGeom prst="rect">
                            <a:avLst/>
                          </a:prstGeom>
                          <a:noFill/>
                          <a:ln>
                            <a:noFill/>
                          </a:ln>
                        </wps:spPr>
                        <wps:style>
                          <a:lnRef idx="0"/>
                          <a:fillRef idx="0"/>
                          <a:effectRef idx="0"/>
                          <a:fontRef idx="minor"/>
                        </wps:style>
                        <wps:txbx>
                          <w:txbxContent>
                            <w:p>
                              <w:pPr>
                                <w:overflowPunct w:val="false"/>
                                <w:spacing w:before="0" w:after="0" w:lineRule="auto" w:line="240"/>
                                <w:rPr/>
                              </w:pPr>
                              <w:r>
                                <w:rPr/>
                                <w:t>user</w:t>
                              </w:r>
                            </w:p>
                          </w:txbxContent>
                        </wps:txbx>
                        <wps:bodyPr>
                          <a:noAutofit/>
                        </wps:bodyPr>
                      </wps:wsp>
                    </wpg:wgp>
                  </a:graphicData>
                </a:graphic>
              </wp:anchor>
            </w:drawing>
          </mc:Choice>
          <mc:Fallback>
            <w:pict>
              <v:group id="shape_0" alt="Group 286" style="position:absolute;margin-left:57pt;margin-top:10.1pt;width:52.4pt;height:138.35pt" coordorigin="1140,202" coordsize="1048,2767">
                <v:group id="shape_0" alt="Group 21" style="position:absolute;left:1140;top:202;width:1048;height:2656">
                  <v:group id="shape_0" alt="Group 22" style="position:absolute;left:1140;top:202;width:1048;height:2656">
                    <v:oval id="shape_0" ID="Oval 23" fillcolor="white" stroked="t" style="position:absolute;left:1290;top:202;width:616;height:616">
                      <w10:wrap type="none"/>
                      <v:fill o:detectmouseclick="t" type="solid" color2="black"/>
                      <v:stroke color="black" joinstyle="round" endcap="flat"/>
                    </v:oval>
                  </v:group>
                </v:group>
              </v:group>
            </w:pict>
          </mc:Fallback>
        </mc:AlternateConten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mc:AlternateContent>
          <mc:Choice Requires="wps">
            <w:drawing>
              <wp:anchor behindDoc="0" distT="0" distB="0" distL="114300" distR="114300" simplePos="0" locked="0" layoutInCell="1" allowOverlap="1" relativeHeight="9">
                <wp:simplePos x="0" y="0"/>
                <wp:positionH relativeFrom="column">
                  <wp:posOffset>1224280</wp:posOffset>
                </wp:positionH>
                <wp:positionV relativeFrom="paragraph">
                  <wp:posOffset>67945</wp:posOffset>
                </wp:positionV>
                <wp:extent cx="1365250" cy="1829435"/>
                <wp:effectExtent l="0" t="0" r="0" b="0"/>
                <wp:wrapNone/>
                <wp:docPr id="4" name="AutoShape 19"/>
                <a:graphic xmlns:a="http://schemas.openxmlformats.org/drawingml/2006/main">
                  <a:graphicData uri="http://schemas.microsoft.com/office/word/2010/wordprocessingShape">
                    <wps:wsp>
                      <wps:cNvSpPr/>
                      <wps:spPr>
                        <a:xfrm>
                          <a:off x="0" y="0"/>
                          <a:ext cx="1364760" cy="182880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r>
        <mc:AlternateContent>
          <mc:Choice Requires="wps">
            <w:drawing>
              <wp:anchor behindDoc="0" distT="0" distB="0" distL="114300" distR="114300" simplePos="0" locked="0" layoutInCell="1" allowOverlap="1" relativeHeight="8">
                <wp:simplePos x="0" y="0"/>
                <wp:positionH relativeFrom="column">
                  <wp:posOffset>2751455</wp:posOffset>
                </wp:positionH>
                <wp:positionV relativeFrom="paragraph">
                  <wp:posOffset>268605</wp:posOffset>
                </wp:positionV>
                <wp:extent cx="1262380" cy="428625"/>
                <wp:effectExtent l="0" t="0" r="0" b="0"/>
                <wp:wrapNone/>
                <wp:docPr id="5" name=""/>
                <a:graphic xmlns:a="http://schemas.openxmlformats.org/drawingml/2006/main">
                  <a:graphicData uri="http://schemas.microsoft.com/office/word/2010/wordprocessingShape">
                    <wps:wsp>
                      <wps:cNvSpPr txBox="1"/>
                      <wps:spPr>
                        <a:xfrm>
                          <a:off x="0" y="0"/>
                          <a:ext cx="1262380" cy="428625"/>
                        </a:xfrm>
                        <a:prstGeom prst="rect"/>
                      </wps:spPr>
                      <wps:txbx>
                        <w:txbxContent>
                          <w:p>
                            <w:pPr>
                              <w:pStyle w:val="FrameContents"/>
                              <w:spacing w:lineRule="auto" w:line="240" w:before="0" w:after="0"/>
                              <w:rPr/>
                            </w:pPr>
                            <w:r>
                              <w:rPr/>
                              <w:t>Delete assignment</w:t>
                            </w:r>
                          </w:p>
                        </w:txbxContent>
                      </wps:txbx>
                      <wps:bodyPr anchor="t" lIns="91440" tIns="45720" rIns="91440" bIns="45720">
                        <a:noAutofit/>
                      </wps:bodyPr>
                    </wps:wsp>
                  </a:graphicData>
                </a:graphic>
              </wp:anchor>
            </w:drawing>
          </mc:Choice>
          <mc:Fallback>
            <w:pict>
              <v:rect stroked="f" strokeweight="0pt" style="position:absolute;rotation:0;width:99.4pt;height:33.75pt;mso-wrap-distance-left:9pt;mso-wrap-distance-right:9pt;mso-wrap-distance-top:0pt;mso-wrap-distance-bottom:0pt;margin-top:21.15pt;mso-position-vertical-relative:text;margin-left:216.65pt;mso-position-horizontal-relative:text">
                <v:textbox>
                  <w:txbxContent>
                    <w:p>
                      <w:pPr>
                        <w:pStyle w:val="FrameContents"/>
                        <w:spacing w:lineRule="auto" w:line="240" w:before="0" w:after="0"/>
                        <w:rPr/>
                      </w:pPr>
                      <w:r>
                        <w:rPr/>
                        <w:t>Delete assignment</w:t>
                      </w:r>
                    </w:p>
                  </w:txbxContent>
                </v:textbox>
              </v:rect>
            </w:pict>
          </mc:Fallback>
        </mc:AlternateContent>
      </w:r>
    </w:p>
    <w:p>
      <w:pPr>
        <w:pStyle w:val="NoSpacing"/>
        <w:spacing w:lineRule="auto" w:line="36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ind w:firstLine="72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r>
    </w:p>
    <w:p>
      <w:pPr>
        <w:pStyle w:val="NoSpacing"/>
        <w:spacing w:lineRule="auto" w:line="360"/>
        <w:ind w:firstLine="72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r>
    </w:p>
    <w:p>
      <w:pPr>
        <w:pStyle w:val="NoSpacing"/>
        <w:spacing w:lineRule="auto" w:line="360"/>
        <w:ind w:firstLine="72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r>
    </w:p>
    <w:p>
      <w:pPr>
        <w:pStyle w:val="NoSpacing"/>
        <w:spacing w:lineRule="auto" w:line="360"/>
        <w:ind w:firstLine="72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t>Fig. 3.1 USE CASE diagram for the proposed system</w:t>
      </w:r>
    </w:p>
    <w:p>
      <w:pPr>
        <w:pStyle w:val="NoSpacing"/>
        <w:spacing w:lineRule="auto" w:line="36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As seen in Fig. 3.1, there is one actor involved in the system. This actor is normally the admin / lecturer. </w:t>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3.1.2 Activity Diagram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ab/>
        <w:t>Activity diagrams are graphical representations of work flows of step wise activities and actor. In an activity diagram, the flow of execution is modeled as activity nodes connected by activity edges.</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mc:AlternateContent>
          <mc:Choice Requires="wpg">
            <w:drawing>
              <wp:anchor behindDoc="1" distT="0" distB="0" distL="114300" distR="114300" simplePos="0" locked="0" layoutInCell="1" allowOverlap="1" relativeHeight="59">
                <wp:simplePos x="0" y="0"/>
                <wp:positionH relativeFrom="column">
                  <wp:posOffset>-127635</wp:posOffset>
                </wp:positionH>
                <wp:positionV relativeFrom="paragraph">
                  <wp:posOffset>349250</wp:posOffset>
                </wp:positionV>
                <wp:extent cx="5544185" cy="6635750"/>
                <wp:effectExtent l="0" t="0" r="0" b="0"/>
                <wp:wrapNone/>
                <wp:docPr id="6" name="Group 195"/>
                <a:graphic xmlns:a="http://schemas.openxmlformats.org/drawingml/2006/main">
                  <a:graphicData uri="http://schemas.microsoft.com/office/word/2010/wordprocessingGroup">
                    <wpg:wgp>
                      <wpg:cNvGrpSpPr/>
                      <wpg:grpSpPr>
                        <a:xfrm>
                          <a:off x="0" y="0"/>
                          <a:ext cx="5543640" cy="6635160"/>
                        </a:xfrm>
                      </wpg:grpSpPr>
                      <wpg:grpSp>
                        <wpg:cNvGrpSpPr/>
                        <wpg:grpSpPr>
                          <a:xfrm>
                            <a:off x="0" y="0"/>
                            <a:ext cx="5543640" cy="6635160"/>
                          </a:xfrm>
                        </wpg:grpSpPr>
                        <wps:wsp>
                          <wps:cNvSpPr/>
                          <wps:spPr>
                            <a:xfrm>
                              <a:off x="2599560" y="2053440"/>
                              <a:ext cx="1785600" cy="720"/>
                            </a:xfrm>
                            <a:prstGeom prst="rect">
                              <a:avLst/>
                            </a:prstGeom>
                            <a:solidFill>
                              <a:srgbClr val="ffffff"/>
                            </a:solidFill>
                            <a:ln>
                              <a:solidFill>
                                <a:srgbClr val="000000"/>
                              </a:solidFill>
                            </a:ln>
                          </wps:spPr>
                          <wps:style>
                            <a:lnRef idx="0"/>
                            <a:fillRef idx="0"/>
                            <a:effectRef idx="0"/>
                            <a:fontRef idx="minor"/>
                          </wps:style>
                          <wps:bodyPr/>
                        </wps:wsp>
                        <wpg:grpSp>
                          <wpg:cNvGrpSpPr/>
                          <wpg:grpSpPr>
                            <a:xfrm>
                              <a:off x="0" y="0"/>
                              <a:ext cx="5543640" cy="6635160"/>
                            </a:xfrm>
                          </wpg:grpSpPr>
                          <wps:wsp>
                            <wps:cNvSpPr/>
                            <wps:nvSpPr>
                              <wps:cNvPr id="0" name="Rectangle 1"/>
                              <wps:cNvSpPr/>
                            </wps:nvSpPr>
                            <wps:spPr>
                              <a:xfrm>
                                <a:off x="13320" y="2089800"/>
                                <a:ext cx="1097280" cy="248760"/>
                              </a:xfrm>
                              <a:prstGeom prst="roundRect">
                                <a:avLst/>
                              </a:prstGeom>
                              <a:solidFill>
                                <a:srgbClr val="ffffff"/>
                              </a:solidFill>
                              <a:ln>
                                <a:solidFill>
                                  <a:srgbClr val="000000"/>
                                </a:solidFill>
                              </a:ln>
                            </wps:spPr>
                            <wps:txbx>
                              <w:txbxContent>
                                <w:p>
                                  <w:pPr>
                                    <w:overflowPunct w:val="false"/>
                                    <w:spacing w:before="0" w:after="0" w:lineRule="auto" w:line="240"/>
                                    <w:rPr/>
                                  </w:pPr>
                                  <w:r>
                                    <w:rPr>
                                      <w:sz w:val="20"/>
                                    </w:rPr>
                                    <w:t>Display  UI</w:t>
                                  </w:r>
                                </w:p>
                              </w:txbxContent>
                            </wps:txbx>
                            <wps:bodyPr anchorCtr="1">
                              <a:noAutofit/>
                            </wps:bodyPr>
                          </wps:wsp>
                          <wps:wsp>
                            <wps:cNvSpPr/>
                            <wps:nvSpPr>
                              <wps:cNvPr id="1" name="Rectangle 2"/>
                              <wps:cNvSpPr/>
                            </wps:nvSpPr>
                            <wps:spPr>
                              <a:xfrm>
                                <a:off x="13320" y="2576160"/>
                                <a:ext cx="1097280" cy="248760"/>
                              </a:xfrm>
                              <a:prstGeom prst="roundRect">
                                <a:avLst/>
                              </a:prstGeom>
                              <a:solidFill>
                                <a:srgbClr val="ffffff"/>
                              </a:solidFill>
                              <a:ln>
                                <a:solidFill>
                                  <a:srgbClr val="000000"/>
                                </a:solidFill>
                              </a:ln>
                            </wps:spPr>
                            <wps:txbx>
                              <w:txbxContent>
                                <w:p>
                                  <w:pPr>
                                    <w:overflowPunct w:val="false"/>
                                    <w:spacing w:before="0" w:after="0" w:lineRule="auto" w:line="240"/>
                                    <w:rPr/>
                                  </w:pPr>
                                  <w:r>
                                    <w:rPr>
                                      <w:sz w:val="20"/>
                                    </w:rPr>
                                    <w:t>Enter Command</w:t>
                                  </w:r>
                                </w:p>
                              </w:txbxContent>
                            </wps:txbx>
                            <wps:bodyPr anchorCtr="1">
                              <a:noAutofit/>
                            </wps:bodyPr>
                          </wps:wsp>
                          <wpg:grpSp>
                            <wpg:cNvGrpSpPr/>
                            <wpg:grpSpPr>
                              <a:xfrm>
                                <a:off x="0" y="0"/>
                                <a:ext cx="5543640" cy="6635160"/>
                              </a:xfrm>
                            </wpg:grpSpPr>
                            <wpg:grpSp>
                              <wpg:cNvGrpSpPr/>
                              <wpg:grpSpPr>
                                <a:xfrm>
                                  <a:off x="2520" y="0"/>
                                  <a:ext cx="1109520" cy="3051720"/>
                                </a:xfrm>
                              </wpg:grpSpPr>
                              <wpg:grpSp>
                                <wpg:cNvGrpSpPr/>
                                <wpg:grpSpPr>
                                  <a:xfrm>
                                    <a:off x="0" y="0"/>
                                    <a:ext cx="1109520" cy="1852200"/>
                                  </a:xfrm>
                                </wpg:grpSpPr>
                                <wps:wsp>
                                  <wps:cNvSpPr/>
                                  <wps:spPr>
                                    <a:xfrm>
                                      <a:off x="452160" y="0"/>
                                      <a:ext cx="201960" cy="213840"/>
                                    </a:xfrm>
                                    <a:prstGeom prst="flowChartConnector">
                                      <a:avLst/>
                                    </a:prstGeom>
                                    <a:solidFill>
                                      <a:srgbClr val="ffffff"/>
                                    </a:solidFill>
                                    <a:ln>
                                      <a:solidFill>
                                        <a:srgbClr val="000000"/>
                                      </a:solidFill>
                                    </a:ln>
                                  </wps:spPr>
                                  <wps:style>
                                    <a:lnRef idx="0"/>
                                    <a:fillRef idx="0"/>
                                    <a:effectRef idx="0"/>
                                    <a:fontRef idx="minor"/>
                                  </wps:style>
                                  <wps:bodyPr/>
                                </wps:wsp>
                                <wps:wsp>
                                  <wps:cNvSpPr/>
                                  <wps:spPr>
                                    <a:xfrm>
                                      <a:off x="546840" y="21384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2" name="Rectangle 3"/>
                                    <wps:cNvSpPr/>
                                  </wps:nvSpPr>
                                  <wps:spPr>
                                    <a:xfrm>
                                      <a:off x="12240" y="451440"/>
                                      <a:ext cx="1097280" cy="248760"/>
                                    </a:xfrm>
                                    <a:prstGeom prst="roundRect">
                                      <a:avLst/>
                                    </a:prstGeom>
                                    <a:solidFill>
                                      <a:srgbClr val="ffffff"/>
                                    </a:solidFill>
                                    <a:ln>
                                      <a:solidFill>
                                        <a:srgbClr val="000000"/>
                                      </a:solidFill>
                                    </a:ln>
                                  </wps:spPr>
                                  <wps:txbx>
                                    <w:txbxContent>
                                      <w:p>
                                        <w:pPr>
                                          <w:overflowPunct w:val="false"/>
                                          <w:spacing w:before="0" w:after="0" w:lineRule="auto" w:line="240"/>
                                          <w:rPr/>
                                        </w:pPr>
                                        <w:r>
                                          <w:rPr/>
                                          <w:t>Display UI</w:t>
                                        </w:r>
                                      </w:p>
                                    </w:txbxContent>
                                  </wps:txbx>
                                  <wps:bodyPr anchorCtr="1">
                                    <a:noAutofit/>
                                  </wps:bodyPr>
                                </wps:wsp>
                                <wps:wsp>
                                  <wps:cNvSpPr/>
                                  <wps:spPr>
                                    <a:xfrm>
                                      <a:off x="546840" y="70056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3" name="Rectangle 4"/>
                                    <wps:cNvSpPr/>
                                  </wps:nvSpPr>
                                  <wps:spPr>
                                    <a:xfrm>
                                      <a:off x="0" y="937800"/>
                                      <a:ext cx="1097280" cy="248760"/>
                                    </a:xfrm>
                                    <a:prstGeom prst="roundRect">
                                      <a:avLst/>
                                    </a:prstGeom>
                                    <a:solidFill>
                                      <a:srgbClr val="ffffff"/>
                                    </a:solidFill>
                                    <a:ln>
                                      <a:solidFill>
                                        <a:srgbClr val="000000"/>
                                      </a:solidFill>
                                    </a:ln>
                                  </wps:spPr>
                                  <wps:txbx>
                                    <w:txbxContent>
                                      <w:p>
                                        <w:pPr>
                                          <w:overflowPunct w:val="false"/>
                                          <w:spacing w:before="0" w:after="0" w:lineRule="auto" w:line="240"/>
                                          <w:rPr/>
                                        </w:pPr>
                                        <w:r>
                                          <w:rPr>
                                            <w:sz w:val="20"/>
                                          </w:rPr>
                                          <w:t xml:space="preserve">Enter Command </w:t>
                                        </w:r>
                                      </w:p>
                                    </w:txbxContent>
                                  </wps:txbx>
                                  <wps:bodyPr anchorCtr="1">
                                    <a:noAutofit/>
                                  </wps:bodyPr>
                                </wps:wsp>
                                <wps:wsp>
                                  <wps:cNvSpPr/>
                                  <wps:spPr>
                                    <a:xfrm>
                                      <a:off x="547920" y="118692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438840" y="1400040"/>
                                      <a:ext cx="227160" cy="452160"/>
                                    </a:xfrm>
                                    <a:prstGeom prst="flowChartDecision">
                                      <a:avLst/>
                                    </a:prstGeom>
                                    <a:solidFill>
                                      <a:srgbClr val="ffffff"/>
                                    </a:solidFill>
                                    <a:ln>
                                      <a:solidFill>
                                        <a:srgbClr val="000000"/>
                                      </a:solidFill>
                                    </a:ln>
                                  </wps:spPr>
                                  <wps:style>
                                    <a:lnRef idx="0"/>
                                    <a:fillRef idx="0"/>
                                    <a:effectRef idx="0"/>
                                    <a:fontRef idx="minor"/>
                                  </wps:style>
                                  <wps:bodyPr/>
                                </wps:wsp>
                              </wpg:grpSp>
                              <wps:wsp>
                                <wps:cNvSpPr/>
                                <wps:spPr>
                                  <a:xfrm>
                                    <a:off x="546120" y="185220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546120" y="233856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547920" y="281448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g:grpSp>
                              <wpg:cNvGrpSpPr/>
                              <wpg:grpSpPr>
                                <a:xfrm>
                                  <a:off x="0" y="1424160"/>
                                  <a:ext cx="5543640" cy="5210640"/>
                                </a:xfrm>
                              </wpg:grpSpPr>
                              <wpg:grpSp>
                                <wpg:cNvGrpSpPr/>
                                <wpg:grpSpPr>
                                  <a:xfrm>
                                    <a:off x="0" y="190800"/>
                                    <a:ext cx="5475600" cy="5020200"/>
                                  </a:xfrm>
                                </wpg:grpSpPr>
                                <wpg:grpSp>
                                  <wpg:cNvGrpSpPr/>
                                  <wpg:grpSpPr>
                                    <a:xfrm>
                                      <a:off x="0" y="0"/>
                                      <a:ext cx="5475600" cy="5020200"/>
                                    </a:xfrm>
                                  </wpg:grpSpPr>
                                  <wps:wsp>
                                    <wps:cNvSpPr/>
                                    <wps:spPr>
                                      <a:xfrm flipH="1">
                                        <a:off x="540360" y="3535560"/>
                                        <a:ext cx="7560" cy="355680"/>
                                      </a:xfrm>
                                      <a:prstGeom prst="rect">
                                        <a:avLst/>
                                      </a:prstGeom>
                                      <a:solidFill>
                                        <a:srgbClr val="ffffff"/>
                                      </a:solidFill>
                                      <a:ln>
                                        <a:solidFill>
                                          <a:srgbClr val="000000"/>
                                        </a:solidFill>
                                      </a:ln>
                                    </wps:spPr>
                                    <wps:style>
                                      <a:lnRef idx="0"/>
                                      <a:fillRef idx="0"/>
                                      <a:effectRef idx="0"/>
                                      <a:fontRef idx="minor"/>
                                    </wps:style>
                                    <wps:bodyPr/>
                                  </wps:wsp>
                                  <wpg:grpSp>
                                    <wpg:cNvGrpSpPr/>
                                    <wpg:grpSpPr>
                                      <a:xfrm>
                                        <a:off x="0" y="0"/>
                                        <a:ext cx="5475600" cy="5020200"/>
                                      </a:xfrm>
                                    </wpg:grpSpPr>
                                    <wpg:grpSp>
                                      <wpg:cNvGrpSpPr/>
                                      <wpg:grpSpPr>
                                        <a:xfrm>
                                          <a:off x="669240" y="0"/>
                                          <a:ext cx="2447280" cy="2153160"/>
                                        </a:xfrm>
                                      </wpg:grpSpPr>
                                      <wps:wsp>
                                        <wps:cNvSpPr/>
                                        <wps:spPr>
                                          <a:xfrm>
                                            <a:off x="1769040" y="112968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4" name="Rectangle 5"/>
                                          <wps:cNvSpPr/>
                                        </wps:nvSpPr>
                                        <wps:spPr>
                                          <a:xfrm>
                                            <a:off x="1142280" y="1366920"/>
                                            <a:ext cx="1233000" cy="274320"/>
                                          </a:xfrm>
                                          <a:prstGeom prst="roundRect">
                                            <a:avLst/>
                                          </a:prstGeom>
                                          <a:solidFill>
                                            <a:srgbClr val="ffffff"/>
                                          </a:solidFill>
                                          <a:ln>
                                            <a:solidFill>
                                              <a:srgbClr val="000000"/>
                                            </a:solidFill>
                                          </a:ln>
                                        </wps:spPr>
                                        <wps:txbx>
                                          <w:txbxContent>
                                            <w:p>
                                              <w:pPr>
                                                <w:overflowPunct w:val="false"/>
                                                <w:spacing w:before="0" w:after="0" w:lineRule="auto" w:line="240"/>
                                                <w:rPr/>
                                              </w:pPr>
                                              <w:r>
                                                <w:rPr>
                                                  <w:sz w:val="18"/>
                                                </w:rPr>
                                                <w:t>Search Database</w:t>
                                              </w:r>
                                            </w:p>
                                          </w:txbxContent>
                                        </wps:txbx>
                                        <wps:bodyPr anchorCtr="1">
                                          <a:noAutofit/>
                                        </wps:bodyPr>
                                      </wps:wsp>
                                      <wpg:grpSp>
                                        <wpg:cNvGrpSpPr/>
                                        <wpg:grpSpPr>
                                          <a:xfrm>
                                            <a:off x="0" y="0"/>
                                            <a:ext cx="2447280" cy="1129680"/>
                                          </a:xfrm>
                                        </wpg:grpSpPr>
                                        <wpg:grpSp>
                                          <wpg:cNvGrpSpPr/>
                                          <wpg:grpSpPr>
                                            <a:xfrm>
                                              <a:off x="0" y="0"/>
                                              <a:ext cx="1781640" cy="237600"/>
                                            </a:xfrm>
                                          </wpg:grpSpPr>
                                          <wps:wsp>
                                            <wps:cNvSpPr/>
                                            <wps:spPr>
                                              <a:xfrm>
                                                <a:off x="0" y="0"/>
                                                <a:ext cx="1781640" cy="720"/>
                                              </a:xfrm>
                                              <a:prstGeom prst="rect">
                                                <a:avLst/>
                                              </a:prstGeom>
                                              <a:solidFill>
                                                <a:srgbClr val="ffffff"/>
                                              </a:solidFill>
                                              <a:ln>
                                                <a:solidFill>
                                                  <a:srgbClr val="000000"/>
                                                </a:solidFill>
                                              </a:ln>
                                            </wps:spPr>
                                            <wps:style>
                                              <a:lnRef idx="0"/>
                                              <a:fillRef idx="0"/>
                                              <a:effectRef idx="0"/>
                                              <a:fontRef idx="minor"/>
                                            </wps:style>
                                            <wps:bodyPr/>
                                          </wps:wsp>
                                          <wps:wsp>
                                            <wps:cNvSpPr/>
                                            <wps:spPr>
                                              <a:xfrm>
                                                <a:off x="1781280" y="0"/>
                                                <a:ext cx="720" cy="237600"/>
                                              </a:xfrm>
                                              <a:prstGeom prst="rect">
                                                <a:avLst/>
                                              </a:prstGeom>
                                              <a:solidFill>
                                                <a:srgbClr val="ffffff"/>
                                              </a:solidFill>
                                              <a:ln>
                                                <a:solidFill>
                                                  <a:srgbClr val="000000"/>
                                                </a:solidFill>
                                              </a:ln>
                                            </wps:spPr>
                                            <wps:style>
                                              <a:lnRef idx="0"/>
                                              <a:fillRef idx="0"/>
                                              <a:effectRef idx="0"/>
                                              <a:fontRef idx="minor"/>
                                            </wps:style>
                                            <wps:bodyPr/>
                                          </wps:wsp>
                                        </wpg:grpSp>
                                        <wpg:grpSp>
                                          <wpg:cNvGrpSpPr/>
                                          <wpg:grpSpPr>
                                            <a:xfrm>
                                              <a:off x="1223640" y="617040"/>
                                              <a:ext cx="1223640" cy="512280"/>
                                            </a:xfrm>
                                          </wpg:grpSpPr>
                                          <wps:wsp>
                                            <wps:cNvSpPr/>
                                            <wps:spPr>
                                              <a:xfrm>
                                                <a:off x="557640" y="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5" name="Rectangle 6"/>
                                              <wps:cNvSpPr/>
                                            </wps:nvSpPr>
                                            <wps:spPr>
                                              <a:xfrm>
                                                <a:off x="0" y="238320"/>
                                                <a:ext cx="1223640" cy="274320"/>
                                              </a:xfrm>
                                              <a:prstGeom prst="roundRect">
                                                <a:avLst/>
                                              </a:prstGeom>
                                              <a:solidFill>
                                                <a:srgbClr val="ffffff"/>
                                              </a:solidFill>
                                              <a:ln>
                                                <a:solidFill>
                                                  <a:srgbClr val="000000"/>
                                                </a:solidFill>
                                              </a:ln>
                                            </wps:spPr>
                                            <wps:txbx>
                                              <w:txbxContent>
                                                <w:p>
                                                  <w:pPr>
                                                    <w:overflowPunct w:val="false"/>
                                                    <w:spacing w:before="0" w:after="0" w:lineRule="auto" w:line="240"/>
                                                    <w:rPr/>
                                                  </w:pPr>
                                                  <w:r>
                                                    <w:rPr>
                                                      <w:sz w:val="18"/>
                                                    </w:rPr>
                                                    <w:t>Enter Search Criteria</w:t>
                                                  </w:r>
                                                </w:p>
                                              </w:txbxContent>
                                            </wps:txbx>
                                            <wps:bodyPr anchorCtr="1">
                                              <a:noAutofit/>
                                            </wps:bodyPr>
                                          </wps:wsp>
                                        </wpg:grpSp>
                                        <wps:wsp>
                                          <wps:cNvSpPr/>
                                          <wps:spPr>
                                            <a:xfrm>
                                              <a:off x="1610280" y="237240"/>
                                              <a:ext cx="334800" cy="380520"/>
                                            </a:xfrm>
                                            <a:prstGeom prst="flowChartDecision">
                                              <a:avLst/>
                                            </a:prstGeom>
                                            <a:solidFill>
                                              <a:srgbClr val="ffffff"/>
                                            </a:solidFill>
                                            <a:ln>
                                              <a:solidFill>
                                                <a:srgbClr val="000000"/>
                                              </a:solidFill>
                                            </a:ln>
                                          </wps:spPr>
                                          <wps:style>
                                            <a:lnRef idx="0"/>
                                            <a:fillRef idx="0"/>
                                            <a:effectRef idx="0"/>
                                            <a:fontRef idx="minor"/>
                                          </wps:style>
                                          <wps:bodyPr/>
                                        </wps:wsp>
                                      </wpg:grpSp>
                                      <wps:wsp>
                                        <wps:cNvSpPr/>
                                        <wps:spPr>
                                          <a:xfrm>
                                            <a:off x="1769040" y="164124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6" name="Rectangle 7"/>
                                          <wps:cNvSpPr/>
                                        </wps:nvSpPr>
                                        <wps:spPr>
                                          <a:xfrm>
                                            <a:off x="1142280" y="1878840"/>
                                            <a:ext cx="1233000" cy="274320"/>
                                          </a:xfrm>
                                          <a:prstGeom prst="roundRect">
                                            <a:avLst/>
                                          </a:prstGeom>
                                          <a:solidFill>
                                            <a:srgbClr val="ffffff"/>
                                          </a:solidFill>
                                          <a:ln>
                                            <a:solidFill>
                                              <a:srgbClr val="000000"/>
                                            </a:solidFill>
                                          </a:ln>
                                        </wps:spPr>
                                        <wps:txbx>
                                          <w:txbxContent>
                                            <w:p>
                                              <w:pPr>
                                                <w:overflowPunct w:val="false"/>
                                                <w:spacing w:before="0" w:after="0" w:lineRule="auto" w:line="240"/>
                                                <w:rPr/>
                                              </w:pPr>
                                              <w:r>
                                                <w:rPr>
                                                  <w:sz w:val="18"/>
                                                </w:rPr>
                                                <w:t xml:space="preserve">Display results </w:t>
                                              </w:r>
                                            </w:p>
                                          </w:txbxContent>
                                        </wps:txbx>
                                        <wps:bodyPr anchorCtr="1">
                                          <a:noAutofit/>
                                        </wps:bodyPr>
                                      </wps:wsp>
                                    </wpg:grpSp>
                                    <wps:wsp>
                                      <wps:cNvSpPr/>
                                      <wps:spPr>
                                        <a:xfrm>
                                          <a:off x="4363200" y="164160"/>
                                          <a:ext cx="415440" cy="558000"/>
                                        </a:xfrm>
                                        <a:prstGeom prst="flowChartDecision">
                                          <a:avLst/>
                                        </a:prstGeom>
                                        <a:solidFill>
                                          <a:srgbClr val="ffffff"/>
                                        </a:solidFill>
                                        <a:ln>
                                          <a:solidFill>
                                            <a:srgbClr val="000000"/>
                                          </a:solidFill>
                                        </a:ln>
                                      </wps:spPr>
                                      <wps:style>
                                        <a:lnRef idx="0"/>
                                        <a:fillRef idx="0"/>
                                        <a:effectRef idx="0"/>
                                        <a:fontRef idx="minor"/>
                                      </wps:style>
                                      <wps:bodyPr/>
                                    </wps:wsp>
                                    <wps:wsp>
                                      <wps:cNvSpPr/>
                                      <wps:spPr>
                                        <a:xfrm>
                                          <a:off x="4568040" y="71100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7" name="Rectangle 8"/>
                                        <wps:cNvSpPr/>
                                      </wps:nvSpPr>
                                      <wps:spPr>
                                        <a:xfrm>
                                          <a:off x="3937680" y="936000"/>
                                          <a:ext cx="1537920" cy="274320"/>
                                        </a:xfrm>
                                        <a:prstGeom prst="roundRect">
                                          <a:avLst/>
                                        </a:prstGeom>
                                        <a:solidFill>
                                          <a:srgbClr val="ffffff"/>
                                        </a:solidFill>
                                        <a:ln>
                                          <a:solidFill>
                                            <a:srgbClr val="000000"/>
                                          </a:solidFill>
                                        </a:ln>
                                      </wps:spPr>
                                      <wps:txbx>
                                        <w:txbxContent>
                                          <w:p>
                                            <w:pPr>
                                              <w:overflowPunct w:val="false"/>
                                              <w:spacing w:before="0" w:after="0" w:lineRule="auto" w:line="240"/>
                                              <w:rPr/>
                                            </w:pPr>
                                            <w:r>
                                              <w:rPr>
                                                <w:sz w:val="20"/>
                                              </w:rPr>
                                              <w:t>Enter Student Password ID</w:t>
                                            </w:r>
                                          </w:p>
                                        </w:txbxContent>
                                      </wps:txbx>
                                      <wps:bodyPr anchorCtr="1">
                                        <a:noAutofit/>
                                      </wps:bodyPr>
                                    </wps:wsp>
                                    <wps:wsp>
                                      <wps:cNvSpPr/>
                                      <wps:spPr>
                                        <a:xfrm>
                                          <a:off x="4568040" y="121284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8" name="Rectangle 9"/>
                                        <wps:cNvSpPr/>
                                      </wps:nvSpPr>
                                      <wps:spPr>
                                        <a:xfrm>
                                          <a:off x="3937680" y="1436760"/>
                                          <a:ext cx="1233000" cy="442080"/>
                                        </a:xfrm>
                                        <a:prstGeom prst="roundRect">
                                          <a:avLst/>
                                        </a:prstGeom>
                                        <a:solidFill>
                                          <a:srgbClr val="ffffff"/>
                                        </a:solidFill>
                                        <a:ln>
                                          <a:solidFill>
                                            <a:srgbClr val="000000"/>
                                          </a:solidFill>
                                        </a:ln>
                                      </wps:spPr>
                                      <wps:txbx>
                                        <w:txbxContent>
                                          <w:p>
                                            <w:pPr>
                                              <w:overflowPunct w:val="false"/>
                                              <w:spacing w:before="0" w:after="0" w:lineRule="auto" w:line="240"/>
                                              <w:rPr/>
                                            </w:pPr>
                                            <w:r>
                                              <w:rPr>
                                                <w:sz w:val="20"/>
                                              </w:rPr>
                                              <w:t>Initiate file explorer then upload</w:t>
                                            </w:r>
                                          </w:p>
                                        </w:txbxContent>
                                      </wps:txbx>
                                      <wps:bodyPr anchorCtr="1">
                                        <a:noAutofit/>
                                      </wps:bodyPr>
                                    </wps:wsp>
                                    <wps:wsp>
                                      <wps:cNvSpPr/>
                                      <wps:spPr>
                                        <a:xfrm>
                                          <a:off x="4568040" y="189972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9" name="Rectangle 10"/>
                                        <wps:cNvSpPr/>
                                      </wps:nvSpPr>
                                      <wps:spPr>
                                        <a:xfrm>
                                          <a:off x="3937680" y="2124000"/>
                                          <a:ext cx="1330920" cy="504720"/>
                                        </a:xfrm>
                                        <a:prstGeom prst="roundRect">
                                          <a:avLst/>
                                        </a:prstGeom>
                                        <a:solidFill>
                                          <a:srgbClr val="ffffff"/>
                                        </a:solidFill>
                                        <a:ln>
                                          <a:solidFill>
                                            <a:srgbClr val="000000"/>
                                          </a:solidFill>
                                        </a:ln>
                                      </wps:spPr>
                                      <wps:txbx>
                                        <w:txbxContent>
                                          <w:p>
                                            <w:pPr>
                                              <w:overflowPunct w:val="false"/>
                                              <w:spacing w:before="0" w:after="0" w:lineRule="auto" w:line="240"/>
                                              <w:rPr/>
                                            </w:pPr>
                                            <w:r>
                                              <w:rPr>
                                                <w:sz w:val="18"/>
                                              </w:rPr>
                                              <w:t>Display uploaded UI</w:t>
                                            </w:r>
                                          </w:p>
                                        </w:txbxContent>
                                      </wps:txbx>
                                      <wps:bodyPr anchorCtr="1">
                                        <a:noAutofit/>
                                      </wps:bodyPr>
                                    </wps:wsp>
                                    <wpg:grpSp>
                                      <wpg:cNvGrpSpPr/>
                                      <wpg:grpSpPr>
                                        <a:xfrm>
                                          <a:off x="0" y="1436760"/>
                                          <a:ext cx="4734720" cy="3583440"/>
                                        </a:xfrm>
                                      </wpg:grpSpPr>
                                      <wps:wsp>
                                        <wps:cNvSpPr/>
                                        <wps:spPr>
                                          <a:xfrm>
                                            <a:off x="2616840" y="2759760"/>
                                            <a:ext cx="1783080" cy="720"/>
                                          </a:xfrm>
                                          <a:prstGeom prst="rect">
                                            <a:avLst/>
                                          </a:prstGeom>
                                          <a:solidFill>
                                            <a:srgbClr val="ffffff"/>
                                          </a:solidFill>
                                          <a:ln>
                                            <a:solidFill>
                                              <a:srgbClr val="000000"/>
                                            </a:solidFill>
                                          </a:ln>
                                        </wps:spPr>
                                        <wps:style>
                                          <a:lnRef idx="0"/>
                                          <a:fillRef idx="0"/>
                                          <a:effectRef idx="0"/>
                                          <a:fontRef idx="minor"/>
                                        </wps:style>
                                        <wps:bodyPr/>
                                      </wps:wsp>
                                      <wps:wsp>
                                        <wps:cNvSpPr/>
                                        <wps:spPr>
                                          <a:xfrm>
                                            <a:off x="2438280" y="716400"/>
                                            <a:ext cx="720" cy="1741680"/>
                                          </a:xfrm>
                                          <a:prstGeom prst="rect">
                                            <a:avLst/>
                                          </a:prstGeom>
                                          <a:solidFill>
                                            <a:srgbClr val="ffffff"/>
                                          </a:solidFill>
                                          <a:ln>
                                            <a:solidFill>
                                              <a:srgbClr val="000000"/>
                                            </a:solidFill>
                                          </a:ln>
                                        </wps:spPr>
                                        <wps:style>
                                          <a:lnRef idx="0"/>
                                          <a:fillRef idx="0"/>
                                          <a:effectRef idx="0"/>
                                          <a:fontRef idx="minor"/>
                                        </wps:style>
                                        <wps:bodyPr/>
                                      </wps:wsp>
                                      <wpg:grpSp>
                                        <wpg:cNvGrpSpPr/>
                                        <wpg:grpSpPr>
                                          <a:xfrm>
                                            <a:off x="692640" y="264960"/>
                                            <a:ext cx="1068120" cy="2193840"/>
                                          </a:xfrm>
                                        </wpg:grpSpPr>
                                        <wpg:grpSp>
                                          <wpg:cNvGrpSpPr/>
                                          <wpg:grpSpPr>
                                            <a:xfrm>
                                              <a:off x="0" y="0"/>
                                              <a:ext cx="1068120" cy="1972800"/>
                                            </a:xfrm>
                                          </wpg:grpSpPr>
                                          <wps:wsp>
                                            <wps:cNvSpPr/>
                                            <wps:spPr>
                                              <a:xfrm>
                                                <a:off x="831240" y="1630440"/>
                                                <a:ext cx="720" cy="22104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g:cNvGrpSpPr/>
                                            <wpg:grpSpPr>
                                              <a:xfrm>
                                                <a:off x="0" y="0"/>
                                                <a:ext cx="1068120" cy="1972800"/>
                                              </a:xfrm>
                                            </wpg:grpSpPr>
                                            <wps:wsp>
                                              <wps:cNvSpPr/>
                                              <wps:spPr>
                                                <a:xfrm>
                                                  <a:off x="0" y="0"/>
                                                  <a:ext cx="844560" cy="720"/>
                                                </a:xfrm>
                                                <a:prstGeom prst="rect">
                                                  <a:avLst/>
                                                </a:prstGeom>
                                                <a:solidFill>
                                                  <a:srgbClr val="ffffff"/>
                                                </a:solidFill>
                                                <a:ln>
                                                  <a:solidFill>
                                                    <a:srgbClr val="000000"/>
                                                  </a:solidFill>
                                                </a:ln>
                                              </wps:spPr>
                                              <wps:style>
                                                <a:lnRef idx="0"/>
                                                <a:fillRef idx="0"/>
                                                <a:effectRef idx="0"/>
                                                <a:fontRef idx="minor"/>
                                              </wps:style>
                                              <wps:bodyPr/>
                                            </wps:wsp>
                                            <wps:wsp>
                                              <wps:cNvSpPr/>
                                              <wps:spPr>
                                                <a:xfrm>
                                                  <a:off x="844560" y="0"/>
                                                  <a:ext cx="720" cy="210240"/>
                                                </a:xfrm>
                                                <a:prstGeom prst="rect">
                                                  <a:avLst/>
                                                </a:prstGeom>
                                                <a:solidFill>
                                                  <a:srgbClr val="ffffff"/>
                                                </a:solidFill>
                                                <a:ln>
                                                  <a:solidFill>
                                                    <a:srgbClr val="000000"/>
                                                  </a:solidFill>
                                                </a:ln>
                                              </wps:spPr>
                                              <wps:style>
                                                <a:lnRef idx="0"/>
                                                <a:fillRef idx="0"/>
                                                <a:effectRef idx="0"/>
                                                <a:fontRef idx="minor"/>
                                              </wps:style>
                                              <wps:bodyPr/>
                                            </wps:wsp>
                                            <wps:wsp>
                                              <wps:cNvSpPr/>
                                              <wps:spPr>
                                                <a:xfrm>
                                                  <a:off x="677160" y="210240"/>
                                                  <a:ext cx="306720" cy="368280"/>
                                                </a:xfrm>
                                                <a:prstGeom prst="flowChartDecision">
                                                  <a:avLst/>
                                                </a:prstGeom>
                                                <a:solidFill>
                                                  <a:srgbClr val="ffffff"/>
                                                </a:solidFill>
                                                <a:ln>
                                                  <a:solidFill>
                                                    <a:srgbClr val="000000"/>
                                                  </a:solidFill>
                                                </a:ln>
                                              </wps:spPr>
                                              <wps:style>
                                                <a:lnRef idx="0"/>
                                                <a:fillRef idx="0"/>
                                                <a:effectRef idx="0"/>
                                                <a:fontRef idx="minor"/>
                                              </wps:style>
                                              <wps:bodyPr/>
                                            </wps:wsp>
                                            <wps:wsp>
                                              <wps:cNvSpPr/>
                                              <wps:spPr>
                                                <a:xfrm>
                                                  <a:off x="831960" y="578520"/>
                                                  <a:ext cx="720" cy="19368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10" name="Rectangle 11"/>
                                                <wps:cNvSpPr/>
                                              </wps:nvSpPr>
                                              <wps:spPr>
                                                <a:xfrm>
                                                  <a:off x="600120" y="772200"/>
                                                  <a:ext cx="468000" cy="154800"/>
                                                </a:xfrm>
                                                <a:prstGeom prst="roundRect">
                                                  <a:avLst/>
                                                </a:prstGeom>
                                                <a:solidFill>
                                                  <a:srgbClr val="ffffff"/>
                                                </a:solidFill>
                                                <a:ln>
                                                  <a:solidFill>
                                                    <a:srgbClr val="000000"/>
                                                  </a:solidFill>
                                                </a:ln>
                                              </wps:spPr>
                                              <wps:bodyPr/>
                                            </wps:wsp>
                                            <wps:wsp>
                                              <wps:cNvSpPr/>
                                              <wps:spPr>
                                                <a:xfrm>
                                                  <a:off x="831960" y="927000"/>
                                                  <a:ext cx="720" cy="19368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11" name="Rectangle 12"/>
                                                <wps:cNvSpPr/>
                                              </wps:nvSpPr>
                                              <wps:spPr>
                                                <a:xfrm>
                                                  <a:off x="600120" y="1120680"/>
                                                  <a:ext cx="468000" cy="154800"/>
                                                </a:xfrm>
                                                <a:prstGeom prst="roundRect">
                                                  <a:avLst/>
                                                </a:prstGeom>
                                                <a:solidFill>
                                                  <a:srgbClr val="ffffff"/>
                                                </a:solidFill>
                                                <a:ln>
                                                  <a:solidFill>
                                                    <a:srgbClr val="000000"/>
                                                  </a:solidFill>
                                                </a:ln>
                                              </wps:spPr>
                                              <wps:bodyPr/>
                                            </wps:wsp>
                                            <wps:wsp>
                                              <wps:cNvSpPr/>
                                              <wps:spPr>
                                                <a:xfrm>
                                                  <a:off x="831960" y="1275480"/>
                                                  <a:ext cx="720" cy="19368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12" name="Rectangle 13"/>
                                                <wps:cNvSpPr/>
                                              </wps:nvSpPr>
                                              <wps:spPr>
                                                <a:xfrm>
                                                  <a:off x="600120" y="1469160"/>
                                                  <a:ext cx="468000" cy="154800"/>
                                                </a:xfrm>
                                                <a:prstGeom prst="roundRect">
                                                  <a:avLst/>
                                                </a:prstGeom>
                                                <a:solidFill>
                                                  <a:srgbClr val="ffffff"/>
                                                </a:solidFill>
                                                <a:ln>
                                                  <a:solidFill>
                                                    <a:srgbClr val="000000"/>
                                                  </a:solidFill>
                                                </a:ln>
                                              </wps:spPr>
                                              <wps:bodyPr/>
                                            </wps:wsp>
                                            <wps:wsp>
                                              <wps:cNvSpPr/>
                                              <wps:nvSpPr>
                                                <wps:cNvPr id="13" name="Rectangle 14"/>
                                                <wps:cNvSpPr/>
                                              </wps:nvSpPr>
                                              <wps:spPr>
                                                <a:xfrm>
                                                  <a:off x="600120" y="1818000"/>
                                                  <a:ext cx="468000" cy="154800"/>
                                                </a:xfrm>
                                                <a:prstGeom prst="roundRect">
                                                  <a:avLst/>
                                                </a:prstGeom>
                                                <a:solidFill>
                                                  <a:srgbClr val="ffffff"/>
                                                </a:solidFill>
                                                <a:ln>
                                                  <a:solidFill>
                                                    <a:srgbClr val="000000"/>
                                                  </a:solidFill>
                                                </a:ln>
                                              </wps:spPr>
                                              <wps:bodyPr/>
                                            </wps:wsp>
                                          </wpg:grpSp>
                                        </wpg:grpSp>
                                        <wps:wsp>
                                          <wps:cNvSpPr/>
                                          <wps:spPr>
                                            <a:xfrm>
                                              <a:off x="830880" y="1972800"/>
                                              <a:ext cx="720" cy="22104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s:wsp>
                                        <wps:cNvSpPr/>
                                        <wps:spPr>
                                          <a:xfrm>
                                            <a:off x="2267640" y="2454480"/>
                                            <a:ext cx="334800" cy="648360"/>
                                          </a:xfrm>
                                          <a:prstGeom prst="flowChartDecision">
                                            <a:avLst/>
                                          </a:prstGeom>
                                          <a:solidFill>
                                            <a:srgbClr val="ffffff"/>
                                          </a:solidFill>
                                          <a:ln>
                                            <a:solidFill>
                                              <a:srgbClr val="000000"/>
                                            </a:solidFill>
                                          </a:ln>
                                        </wps:spPr>
                                        <wps:style>
                                          <a:lnRef idx="0"/>
                                          <a:fillRef idx="0"/>
                                          <a:effectRef idx="0"/>
                                          <a:fontRef idx="minor"/>
                                        </wps:style>
                                        <wps:bodyPr/>
                                      </wps:wsp>
                                      <wps:wsp>
                                        <wps:cNvSpPr/>
                                        <wps:spPr>
                                          <a:xfrm>
                                            <a:off x="1341720" y="2430720"/>
                                            <a:ext cx="334800" cy="648360"/>
                                          </a:xfrm>
                                          <a:prstGeom prst="flowChartDecision">
                                            <a:avLst/>
                                          </a:prstGeom>
                                          <a:solidFill>
                                            <a:srgbClr val="ffffff"/>
                                          </a:solidFill>
                                          <a:ln>
                                            <a:solidFill>
                                              <a:srgbClr val="000000"/>
                                            </a:solidFill>
                                          </a:ln>
                                        </wps:spPr>
                                        <wps:style>
                                          <a:lnRef idx="0"/>
                                          <a:fillRef idx="0"/>
                                          <a:effectRef idx="0"/>
                                          <a:fontRef idx="minor"/>
                                        </wps:style>
                                        <wps:bodyPr/>
                                      </wps:wsp>
                                      <wps:wsp>
                                        <wps:cNvSpPr/>
                                        <wps:spPr>
                                          <a:xfrm>
                                            <a:off x="4568760" y="1053000"/>
                                            <a:ext cx="720" cy="1405080"/>
                                          </a:xfrm>
                                          <a:prstGeom prst="rect">
                                            <a:avLst/>
                                          </a:prstGeom>
                                          <a:solidFill>
                                            <a:srgbClr val="ffffff"/>
                                          </a:solidFill>
                                          <a:ln>
                                            <a:solidFill>
                                              <a:srgbClr val="000000"/>
                                            </a:solidFill>
                                          </a:ln>
                                        </wps:spPr>
                                        <wps:style>
                                          <a:lnRef idx="0"/>
                                          <a:fillRef idx="0"/>
                                          <a:effectRef idx="0"/>
                                          <a:fontRef idx="minor"/>
                                        </wps:style>
                                        <wps:bodyPr/>
                                      </wps:wsp>
                                      <wps:wsp>
                                        <wps:cNvSpPr/>
                                        <wps:spPr>
                                          <a:xfrm>
                                            <a:off x="4399920" y="2454480"/>
                                            <a:ext cx="334800" cy="648360"/>
                                          </a:xfrm>
                                          <a:prstGeom prst="flowChartDecision">
                                            <a:avLst/>
                                          </a:prstGeom>
                                          <a:solidFill>
                                            <a:srgbClr val="ffffff"/>
                                          </a:solidFill>
                                          <a:ln>
                                            <a:solidFill>
                                              <a:srgbClr val="000000"/>
                                            </a:solidFill>
                                          </a:ln>
                                        </wps:spPr>
                                        <wps:style>
                                          <a:lnRef idx="0"/>
                                          <a:fillRef idx="0"/>
                                          <a:effectRef idx="0"/>
                                          <a:fontRef idx="minor"/>
                                        </wps:style>
                                        <wps:bodyPr/>
                                      </wps:wsp>
                                      <wpg:grpSp>
                                        <wpg:cNvGrpSpPr/>
                                        <wpg:grpSpPr>
                                          <a:xfrm>
                                            <a:off x="0" y="0"/>
                                            <a:ext cx="2292480" cy="3583440"/>
                                          </a:xfrm>
                                        </wpg:grpSpPr>
                                        <wps:wsp>
                                          <wps:cNvSpPr/>
                                          <wps:spPr>
                                            <a:xfrm>
                                              <a:off x="370800" y="2430720"/>
                                              <a:ext cx="334800" cy="648360"/>
                                            </a:xfrm>
                                            <a:prstGeom prst="flowChartDecision">
                                              <a:avLst/>
                                            </a:prstGeom>
                                            <a:solidFill>
                                              <a:srgbClr val="ffffff"/>
                                            </a:solidFill>
                                            <a:ln>
                                              <a:solidFill>
                                                <a:srgbClr val="000000"/>
                                              </a:solidFill>
                                            </a:ln>
                                          </wps:spPr>
                                          <wps:style>
                                            <a:lnRef idx="0"/>
                                            <a:fillRef idx="0"/>
                                            <a:effectRef idx="0"/>
                                            <a:fontRef idx="minor"/>
                                          </wps:style>
                                          <wps:bodyPr/>
                                        </wps:wsp>
                                        <wps:wsp>
                                          <wps:cNvSpPr/>
                                          <wps:spPr>
                                            <a:xfrm>
                                              <a:off x="406440" y="0"/>
                                              <a:ext cx="299160" cy="522720"/>
                                            </a:xfrm>
                                            <a:prstGeom prst="flowChartDecision">
                                              <a:avLst/>
                                            </a:prstGeom>
                                            <a:solidFill>
                                              <a:srgbClr val="ffffff"/>
                                            </a:solidFill>
                                            <a:ln>
                                              <a:solidFill>
                                                <a:srgbClr val="000000"/>
                                              </a:solidFill>
                                            </a:ln>
                                          </wps:spPr>
                                          <wps:style>
                                            <a:lnRef idx="0"/>
                                            <a:fillRef idx="0"/>
                                            <a:effectRef idx="0"/>
                                            <a:fontRef idx="minor"/>
                                          </wps:style>
                                          <wps:bodyPr/>
                                        </wps:wsp>
                                        <wps:wsp>
                                          <wps:cNvSpPr/>
                                          <wps:spPr>
                                            <a:xfrm>
                                              <a:off x="552960" y="52272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14" name="Rectangle 15"/>
                                            <wps:cNvSpPr/>
                                          </wps:nvSpPr>
                                          <wps:spPr>
                                            <a:xfrm>
                                              <a:off x="3960" y="760320"/>
                                              <a:ext cx="1230120" cy="248760"/>
                                            </a:xfrm>
                                            <a:prstGeom prst="roundRect">
                                              <a:avLst/>
                                            </a:prstGeom>
                                            <a:solidFill>
                                              <a:srgbClr val="ffffff"/>
                                            </a:solidFill>
                                            <a:ln>
                                              <a:solidFill>
                                                <a:srgbClr val="000000"/>
                                              </a:solidFill>
                                            </a:ln>
                                          </wps:spPr>
                                          <wps:txbx>
                                            <w:txbxContent>
                                              <w:p>
                                                <w:pPr>
                                                  <w:overflowPunct w:val="false"/>
                                                  <w:spacing w:before="0" w:after="0" w:lineRule="auto" w:line="240"/>
                                                  <w:rPr/>
                                                </w:pPr>
                                                <w:r>
                                                  <w:rPr>
                                                    <w:sz w:val="19"/>
                                                  </w:rPr>
                                                  <w:t>Display student Form</w:t>
                                                </w:r>
                                              </w:p>
                                            </w:txbxContent>
                                          </wps:txbx>
                                          <wps:bodyPr anchorCtr="1">
                                            <a:noAutofit/>
                                          </wps:bodyPr>
                                        </wps:wsp>
                                        <wps:wsp>
                                          <wps:cNvSpPr/>
                                          <wps:spPr>
                                            <a:xfrm>
                                              <a:off x="549360" y="100908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15" name="Rectangle 16"/>
                                            <wps:cNvSpPr/>
                                          </wps:nvSpPr>
                                          <wps:spPr>
                                            <a:xfrm>
                                              <a:off x="720" y="1246680"/>
                                              <a:ext cx="1233000" cy="248760"/>
                                            </a:xfrm>
                                            <a:prstGeom prst="roundRect">
                                              <a:avLst/>
                                            </a:prstGeom>
                                            <a:solidFill>
                                              <a:srgbClr val="ffffff"/>
                                            </a:solidFill>
                                            <a:ln>
                                              <a:solidFill>
                                                <a:srgbClr val="000000"/>
                                              </a:solidFill>
                                            </a:ln>
                                          </wps:spPr>
                                          <wps:txbx>
                                            <w:txbxContent>
                                              <w:p>
                                                <w:pPr>
                                                  <w:overflowPunct w:val="false"/>
                                                  <w:spacing w:before="0" w:after="0" w:lineRule="auto" w:line="240"/>
                                                  <w:rPr/>
                                                </w:pPr>
                                                <w:r>
                                                  <w:rPr>
                                                    <w:sz w:val="19"/>
                                                  </w:rPr>
                                                  <w:t>Enter student Info.</w:t>
                                                </w:r>
                                              </w:p>
                                            </w:txbxContent>
                                          </wps:txbx>
                                          <wps:bodyPr anchorCtr="1">
                                            <a:noAutofit/>
                                          </wps:bodyPr>
                                        </wps:wsp>
                                        <wps:wsp>
                                          <wps:cNvSpPr/>
                                          <wps:spPr>
                                            <a:xfrm>
                                              <a:off x="548640" y="1495440"/>
                                              <a:ext cx="720" cy="237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nvSpPr>
                                            <wps:cNvPr id="16" name="Rectangle 17"/>
                                            <wps:cNvSpPr/>
                                          </wps:nvSpPr>
                                          <wps:spPr>
                                            <a:xfrm>
                                              <a:off x="0" y="1733040"/>
                                              <a:ext cx="1097280" cy="434520"/>
                                            </a:xfrm>
                                            <a:prstGeom prst="roundRect">
                                              <a:avLst/>
                                            </a:prstGeom>
                                            <a:solidFill>
                                              <a:srgbClr val="ffffff"/>
                                            </a:solidFill>
                                            <a:ln>
                                              <a:solidFill>
                                                <a:srgbClr val="000000"/>
                                              </a:solidFill>
                                            </a:ln>
                                          </wps:spPr>
                                          <wps:txbx>
                                            <w:txbxContent>
                                              <w:p>
                                                <w:pPr>
                                                  <w:overflowPunct w:val="false"/>
                                                  <w:spacing w:before="0" w:after="0" w:lineRule="auto" w:line="240"/>
                                                  <w:jc w:val="center"/>
                                                  <w:rPr/>
                                                </w:pPr>
                                                <w:r>
                                                  <w:rPr>
                                                    <w:sz w:val="18"/>
                                                  </w:rPr>
                                                  <w:t>Store student info  in database</w:t>
                                                </w:r>
                                              </w:p>
                                            </w:txbxContent>
                                          </wps:txbx>
                                          <wps:bodyPr anchorCtr="1">
                                            <a:noAutofit/>
                                          </wps:bodyPr>
                                        </wps:wsp>
                                        <wps:wsp>
                                          <wps:cNvSpPr/>
                                          <wps:spPr>
                                            <a:xfrm>
                                              <a:off x="681840" y="2759760"/>
                                              <a:ext cx="1610280" cy="720"/>
                                            </a:xfrm>
                                            <a:prstGeom prst="rect">
                                              <a:avLst/>
                                            </a:prstGeom>
                                            <a:solidFill>
                                              <a:srgbClr val="ffffff"/>
                                            </a:solidFill>
                                            <a:ln>
                                              <a:solidFill>
                                                <a:srgbClr val="000000"/>
                                              </a:solidFill>
                                            </a:ln>
                                          </wps:spPr>
                                          <wps:style>
                                            <a:lnRef idx="0"/>
                                            <a:fillRef idx="0"/>
                                            <a:effectRef idx="0"/>
                                            <a:fontRef idx="minor"/>
                                          </wps:style>
                                          <wps:bodyPr/>
                                        </wps:wsp>
                                        <wps:wsp>
                                          <wps:cNvSpPr/>
                                          <wps:spPr>
                                            <a:xfrm>
                                              <a:off x="553680" y="3032280"/>
                                              <a:ext cx="720" cy="288360"/>
                                            </a:xfrm>
                                            <a:prstGeom prst="rect">
                                              <a:avLst/>
                                            </a:prstGeom>
                                            <a:solidFill>
                                              <a:srgbClr val="ffffff"/>
                                            </a:solidFill>
                                            <a:ln>
                                              <a:solidFill>
                                                <a:srgbClr val="000000"/>
                                              </a:solidFill>
                                            </a:ln>
                                          </wps:spPr>
                                          <wps:style>
                                            <a:lnRef idx="0"/>
                                            <a:fillRef idx="0"/>
                                            <a:effectRef idx="0"/>
                                            <a:fontRef idx="minor"/>
                                          </wps:style>
                                          <wps:bodyPr/>
                                        </wps:wsp>
                                        <wps:wsp>
                                          <wps:cNvSpPr/>
                                          <wps:spPr>
                                            <a:xfrm>
                                              <a:off x="418320" y="3320640"/>
                                              <a:ext cx="262800" cy="262800"/>
                                            </a:xfrm>
                                            <a:prstGeom prst="ellipse">
                                              <a:avLst/>
                                            </a:prstGeom>
                                            <a:solidFill>
                                              <a:srgbClr val="ffffff"/>
                                            </a:solidFill>
                                            <a:ln>
                                              <a:solidFill>
                                                <a:srgbClr val="000000"/>
                                              </a:solidFill>
                                            </a:ln>
                                          </wps:spPr>
                                          <wps:bodyPr/>
                                        </wps:wsp>
                                        <wps:wsp>
                                          <wps:cNvSpPr/>
                                          <wps:spPr>
                                            <a:xfrm>
                                              <a:off x="488880" y="3399840"/>
                                              <a:ext cx="108720" cy="135360"/>
                                            </a:xfrm>
                                            <a:prstGeom prst="flowChartConnector">
                                              <a:avLst/>
                                            </a:prstGeom>
                                            <a:solidFill>
                                              <a:srgbClr val="000000"/>
                                            </a:solidFill>
                                            <a:ln>
                                              <a:solidFill>
                                                <a:srgbClr val="000000"/>
                                              </a:solidFill>
                                            </a:ln>
                                          </wps:spPr>
                                          <wps:style>
                                            <a:lnRef idx="0"/>
                                            <a:fillRef idx="0"/>
                                            <a:effectRef idx="0"/>
                                            <a:fontRef idx="minor"/>
                                          </wps:style>
                                          <wps:bodyPr/>
                                        </wps:wsp>
                                      </wpg:grpSp>
                                    </wpg:grpSp>
                                  </wpg:grpSp>
                                </wpg:grpSp>
                                <wps:wsp>
                                  <wps:cNvSpPr/>
                                  <wps:spPr>
                                    <a:xfrm>
                                      <a:off x="631080" y="1708560"/>
                                      <a:ext cx="830520" cy="318600"/>
                                    </a:xfrm>
                                    <a:prstGeom prst="rect">
                                      <a:avLst/>
                                    </a:prstGeom>
                                    <a:noFill/>
                                    <a:ln>
                                      <a:noFill/>
                                    </a:ln>
                                  </wps:spPr>
                                  <wps:style>
                                    <a:lnRef idx="0"/>
                                    <a:fillRef idx="0"/>
                                    <a:effectRef idx="0"/>
                                    <a:fontRef idx="minor"/>
                                  </wps:style>
                                  <wps:txbx>
                                    <w:txbxContent>
                                      <w:p>
                                        <w:pPr>
                                          <w:overflowPunct w:val="false"/>
                                          <w:spacing w:before="0" w:after="0" w:lineRule="auto" w:line="240"/>
                                          <w:rPr/>
                                        </w:pPr>
                                        <w:r>
                                          <w:rPr>
                                            <w:sz w:val="18"/>
                                          </w:rPr>
                                          <w:t>[Add student]</w:t>
                                        </w:r>
                                      </w:p>
                                    </w:txbxContent>
                                  </wps:txbx>
                                  <wps:bodyPr>
                                    <a:noAutofit/>
                                  </wps:bodyPr>
                                </wps:wsp>
                              </wpg:grpSp>
                              <wps:wsp>
                                <wps:cNvSpPr/>
                                <wps:spPr>
                                  <a:xfrm>
                                    <a:off x="1522080" y="2314800"/>
                                    <a:ext cx="830520" cy="318600"/>
                                  </a:xfrm>
                                  <a:prstGeom prst="rect">
                                    <a:avLst/>
                                  </a:prstGeom>
                                  <a:noFill/>
                                  <a:ln>
                                    <a:noFill/>
                                  </a:ln>
                                </wps:spPr>
                                <wps:style>
                                  <a:lnRef idx="0"/>
                                  <a:fillRef idx="0"/>
                                  <a:effectRef idx="0"/>
                                  <a:fontRef idx="minor"/>
                                </wps:style>
                                <wps:txbx>
                                  <w:txbxContent>
                                    <w:p>
                                      <w:pPr>
                                        <w:overflowPunct w:val="false"/>
                                        <w:spacing w:before="0" w:after="0" w:lineRule="auto" w:line="240"/>
                                        <w:rPr/>
                                      </w:pPr>
                                      <w:r>
                                        <w:rPr>
                                          <w:sz w:val="18"/>
                                        </w:rPr>
                                        <w:t>Grade</w:t>
                                      </w:r>
                                    </w:p>
                                  </w:txbxContent>
                                </wps:txbx>
                                <wps:bodyPr>
                                  <a:noAutofit/>
                                </wps:bodyPr>
                              </wps:wsp>
                              <wps:wsp>
                                <wps:cNvSpPr/>
                                <wps:spPr>
                                  <a:xfrm>
                                    <a:off x="631800" y="190800"/>
                                    <a:ext cx="830520" cy="318600"/>
                                  </a:xfrm>
                                  <a:prstGeom prst="rect">
                                    <a:avLst/>
                                  </a:prstGeom>
                                  <a:noFill/>
                                  <a:ln>
                                    <a:noFill/>
                                  </a:ln>
                                </wps:spPr>
                                <wps:style>
                                  <a:lnRef idx="0"/>
                                  <a:fillRef idx="0"/>
                                  <a:effectRef idx="0"/>
                                  <a:fontRef idx="minor"/>
                                </wps:style>
                                <wps:txbx>
                                  <w:txbxContent>
                                    <w:p>
                                      <w:pPr>
                                        <w:overflowPunct w:val="false"/>
                                        <w:spacing w:before="0" w:after="0" w:lineRule="auto" w:line="240"/>
                                        <w:rPr/>
                                      </w:pPr>
                                      <w:r>
                                        <w:rPr>
                                          <w:sz w:val="18"/>
                                        </w:rPr>
                                        <w:t>[Manage]</w:t>
                                      </w:r>
                                    </w:p>
                                  </w:txbxContent>
                                </wps:txbx>
                                <wps:bodyPr>
                                  <a:noAutofit/>
                                </wps:bodyPr>
                              </wps:wsp>
                              <wps:wsp>
                                <wps:cNvSpPr/>
                                <wps:spPr>
                                  <a:xfrm>
                                    <a:off x="1291680" y="0"/>
                                    <a:ext cx="830520" cy="318600"/>
                                  </a:xfrm>
                                  <a:prstGeom prst="rect">
                                    <a:avLst/>
                                  </a:prstGeom>
                                  <a:noFill/>
                                  <a:ln>
                                    <a:noFill/>
                                  </a:ln>
                                </wps:spPr>
                                <wps:style>
                                  <a:lnRef idx="0"/>
                                  <a:fillRef idx="0"/>
                                  <a:effectRef idx="0"/>
                                  <a:fontRef idx="minor"/>
                                </wps:style>
                                <wps:txbx>
                                  <w:txbxContent>
                                    <w:p>
                                      <w:pPr>
                                        <w:overflowPunct w:val="false"/>
                                        <w:spacing w:before="0" w:after="0" w:lineRule="auto" w:line="240"/>
                                        <w:rPr/>
                                      </w:pPr>
                                      <w:r>
                                        <w:rPr>
                                          <w:sz w:val="18"/>
                                        </w:rPr>
                                        <w:t>Yes</w:t>
                                      </w:r>
                                    </w:p>
                                  </w:txbxContent>
                                </wps:txbx>
                                <wps:bodyPr>
                                  <a:noAutofit/>
                                </wps:bodyPr>
                              </wps:wsp>
                              <wps:wsp>
                                <wps:cNvSpPr/>
                                <wps:spPr>
                                  <a:xfrm>
                                    <a:off x="2601000" y="595800"/>
                                    <a:ext cx="830520" cy="318600"/>
                                  </a:xfrm>
                                  <a:prstGeom prst="rect">
                                    <a:avLst/>
                                  </a:prstGeom>
                                  <a:noFill/>
                                  <a:ln>
                                    <a:noFill/>
                                  </a:ln>
                                </wps:spPr>
                                <wps:style>
                                  <a:lnRef idx="0"/>
                                  <a:fillRef idx="0"/>
                                  <a:effectRef idx="0"/>
                                  <a:fontRef idx="minor"/>
                                </wps:style>
                                <wps:txbx>
                                  <w:txbxContent>
                                    <w:p>
                                      <w:pPr>
                                        <w:overflowPunct w:val="false"/>
                                        <w:spacing w:before="0" w:after="0" w:lineRule="auto" w:line="240"/>
                                        <w:rPr/>
                                      </w:pPr>
                                      <w:r>
                                        <w:rPr>
                                          <w:sz w:val="18"/>
                                        </w:rPr>
                                        <w:t>[Search]</w:t>
                                      </w:r>
                                    </w:p>
                                  </w:txbxContent>
                                </wps:txbx>
                                <wps:bodyPr>
                                  <a:noAutofit/>
                                </wps:bodyPr>
                              </wps:wsp>
                              <wps:wsp>
                                <wps:cNvSpPr/>
                                <wps:spPr>
                                  <a:xfrm>
                                    <a:off x="4713120" y="509400"/>
                                    <a:ext cx="830520" cy="318600"/>
                                  </a:xfrm>
                                  <a:prstGeom prst="rect">
                                    <a:avLst/>
                                  </a:prstGeom>
                                  <a:noFill/>
                                  <a:ln>
                                    <a:noFill/>
                                  </a:ln>
                                </wps:spPr>
                                <wps:style>
                                  <a:lnRef idx="0"/>
                                  <a:fillRef idx="0"/>
                                  <a:effectRef idx="0"/>
                                  <a:fontRef idx="minor"/>
                                </wps:style>
                                <wps:txbx>
                                  <w:txbxContent>
                                    <w:p>
                                      <w:pPr>
                                        <w:overflowPunct w:val="false"/>
                                        <w:spacing w:before="0" w:after="0" w:lineRule="auto" w:line="240"/>
                                        <w:rPr/>
                                      </w:pPr>
                                      <w:r>
                                        <w:rPr>
                                          <w:sz w:val="18"/>
                                        </w:rPr>
                                        <w:t>Upload file]</w:t>
                                      </w:r>
                                    </w:p>
                                  </w:txbxContent>
                                </wps:txbx>
                                <wps:bodyPr>
                                  <a:noAutofit/>
                                </wps:bodyPr>
                              </wps:wsp>
                            </wpg:grpSp>
                          </wpg:grpSp>
                        </wpg:grpSp>
                      </wpg:grpSp>
                      <wps:wsp>
                        <wps:cNvSpPr/>
                        <wps:spPr>
                          <a:xfrm>
                            <a:off x="1327680" y="5482440"/>
                            <a:ext cx="369720" cy="671760"/>
                          </a:xfrm>
                          <a:custGeom>
                            <a:avLst/>
                            <a:gdLst/>
                            <a:ahLst/>
                            <a:rect l="l" t="t" r="r" b="b"/>
                            <a:pathLst>
                              <a:path w="21600" h="21600">
                                <a:moveTo>
                                  <a:pt x="10800" y="0"/>
                                </a:moveTo>
                                <a:lnTo>
                                  <a:pt x="21600" y="10800"/>
                                </a:lnTo>
                                <a:lnTo>
                                  <a:pt x="10800" y="21600"/>
                                </a:lnTo>
                                <a:lnTo>
                                  <a:pt x="0" y="10800"/>
                                </a:lnTo>
                                <a:lnTo>
                                  <a:pt x="10800" y="0"/>
                                </a:lnTo>
                                <a:close/>
                              </a:path>
                            </a:pathLst>
                          </a:custGeom>
                          <a:solidFill>
                            <a:srgbClr val="ffffff"/>
                          </a:solidFill>
                          <a:ln>
                            <a:solidFill>
                              <a:srgbClr val="000000"/>
                            </a:solidFill>
                          </a:ln>
                        </wps:spPr>
                        <wps:style>
                          <a:lnRef idx="0"/>
                          <a:fillRef idx="0"/>
                          <a:effectRef idx="0"/>
                          <a:fontRef idx="minor"/>
                        </wps:style>
                        <wps:bodyPr/>
                      </wps:wsp>
                    </wpg:wgp>
                  </a:graphicData>
                </a:graphic>
              </wp:anchor>
            </w:drawing>
          </mc:Choice>
          <mc:Fallback>
            <w:pict>
              <v:group id="shape_0" alt="Group 195" style="position:absolute;margin-left:-10.05pt;margin-top:27.5pt;width:436.5pt;height:522.45pt" coordorigin="-201,550" coordsize="8730,10449">
                <v:group id="shape_0" alt="Group 102" style="position:absolute;left:-201;top:550;width:8730;height:10449">
                  <v:group id="shape_0" alt="Group 104" style="position:absolute;left:-201;top:550;width:8730;height:10449">
                    <v:roundrect id="shape_0" ID="AutoShape 105" fillcolor="white" stroked="t" style="position:absolute;left:-180;top:3841;width:1727;height:391">
                      <v:textbox>
                        <w:txbxContent>
                          <w:p>
                            <w:pPr>
                              <w:overflowPunct w:val="false"/>
                              <w:spacing w:before="0" w:after="0" w:lineRule="auto" w:line="240"/>
                              <w:rPr/>
                            </w:pPr>
                            <w:r>
                              <w:rPr>
                                <w:sz w:val="20"/>
                              </w:rPr>
                              <w:t>Display  UI</w:t>
                            </w:r>
                          </w:p>
                        </w:txbxContent>
                      </v:textbox>
                      <w10:wrap type="square"/>
                      <v:fill o:detectmouseclick="t" type="solid" color2="black"/>
                      <v:stroke color="black" joinstyle="round" endcap="flat"/>
                    </v:roundrect>
                    <v:roundrect id="shape_0" ID="AutoShape 106" fillcolor="white" stroked="t" style="position:absolute;left:-180;top:4607;width:1727;height:391">
                      <v:textbox>
                        <w:txbxContent>
                          <w:p>
                            <w:pPr>
                              <w:overflowPunct w:val="false"/>
                              <w:spacing w:before="0" w:after="0" w:lineRule="auto" w:line="240"/>
                              <w:rPr/>
                            </w:pPr>
                            <w:r>
                              <w:rPr>
                                <w:sz w:val="20"/>
                              </w:rPr>
                              <w:t>Enter Command</w:t>
                            </w:r>
                          </w:p>
                        </w:txbxContent>
                      </v:textbox>
                      <w10:wrap type="square"/>
                      <v:fill o:detectmouseclick="t" type="solid" color2="black"/>
                      <v:stroke color="black" joinstyle="round" endcap="flat"/>
                    </v:roundrect>
                    <v:group id="shape_0" alt="Group 107" style="position:absolute;left:-201;top:550;width:8730;height:10449">
                      <v:group id="shape_0" alt="Group 108" style="position:absolute;left:-197;top:550;width:1747;height:4806">
                        <v:group id="shape_0" alt="Group 109" style="position:absolute;left:-197;top:550;width:1747;height:2916">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AutoShape 110" fillcolor="white" stroked="t" style="position:absolute;left:515;top:550;width:317;height:336" type="shapetype_120">
                            <w10:wrap type="none"/>
                            <v:fill o:detectmouseclick="t" type="solid" color2="black"/>
                            <v:stroke color="black" joinstyle="round" endcap="flat"/>
                          </v:shape>
                          <v:roundrect id="shape_0" ID="AutoShape 112" fillcolor="white" stroked="t" style="position:absolute;left:-178;top:1261;width:1727;height:391">
                            <v:textbox>
                              <w:txbxContent>
                                <w:p>
                                  <w:pPr>
                                    <w:overflowPunct w:val="false"/>
                                    <w:spacing w:before="0" w:after="0" w:lineRule="auto" w:line="240"/>
                                    <w:rPr/>
                                  </w:pPr>
                                  <w:r>
                                    <w:rPr/>
                                    <w:t>Display UI</w:t>
                                  </w:r>
                                </w:p>
                              </w:txbxContent>
                            </v:textbox>
                            <w10:wrap type="square"/>
                            <v:fill o:detectmouseclick="t" type="solid" color2="black"/>
                            <v:stroke color="black" joinstyle="round" endcap="flat"/>
                          </v:roundrect>
                          <v:roundrect id="shape_0" ID="AutoShape 114" fillcolor="white" stroked="t" style="position:absolute;left:-197;top:2027;width:1727;height:391">
                            <v:textbox>
                              <w:txbxContent>
                                <w:p>
                                  <w:pPr>
                                    <w:overflowPunct w:val="false"/>
                                    <w:spacing w:before="0" w:after="0" w:lineRule="auto" w:line="240"/>
                                    <w:rPr/>
                                  </w:pPr>
                                  <w:r>
                                    <w:rPr>
                                      <w:sz w:val="20"/>
                                    </w:rPr>
                                    <w:t xml:space="preserve">Enter Command </w:t>
                                  </w:r>
                                </w:p>
                              </w:txbxContent>
                            </v:textbox>
                            <w10:wrap type="square"/>
                            <v:fill o:detectmouseclick="t" type="solid" color2="black"/>
                            <v:stroke color="black" joinstyle="round" endcap="flat"/>
                          </v:roundrect>
                          <v:shapetype id="shapetype_110" coordsize="21600,21600" o:spt="110" path="m,10800l10800,l21600,10800l10800,21600xe">
                            <v:stroke joinstyle="miter"/>
                            <v:formulas>
                              <v:f eqn="prod width 3 4"/>
                              <v:f eqn="prod height 3 4"/>
                            </v:formulas>
                            <v:path gradientshapeok="t" o:connecttype="rect" textboxrect="5400,5400,@0,@1"/>
                          </v:shapetype>
                          <v:shape id="shape_0" ID="AutoShape 116" fillcolor="white" stroked="t" style="position:absolute;left:494;top:2755;width:357;height:711" type="shapetype_110">
                            <w10:wrap type="none"/>
                            <v:fill o:detectmouseclick="t" type="solid" color2="black"/>
                            <v:stroke color="black" joinstyle="miter" endcap="flat"/>
                          </v:shape>
                        </v:group>
                      </v:group>
                      <v:group id="shape_0" alt="Group 120" style="position:absolute;left:-201;top:2793;width:8730;height:8206">
                        <v:group id="shape_0" alt="Group 121" style="position:absolute;left:-201;top:3093;width:8623;height:7906">
                          <v:group id="shape_0" alt="Group 122" style="position:absolute;left:-201;top:3093;width:8623;height:7906">
                            <v:group id="shape_0" alt="Group 124" style="position:absolute;left:-201;top:3093;width:8623;height:7906">
                              <v:group id="shape_0" alt="Group 125" style="position:absolute;left:853;top:3093;width:3854;height:3391">
                                <v:roundrect id="shape_0" ID="AutoShape 127" fillcolor="white" stroked="t" style="position:absolute;left:2652;top:5246;width:1941;height:431">
                                  <v:textbox>
                                    <w:txbxContent>
                                      <w:p>
                                        <w:pPr>
                                          <w:overflowPunct w:val="false"/>
                                          <w:spacing w:before="0" w:after="0" w:lineRule="auto" w:line="240"/>
                                          <w:rPr/>
                                        </w:pPr>
                                        <w:r>
                                          <w:rPr>
                                            <w:sz w:val="18"/>
                                          </w:rPr>
                                          <w:t>Search Database</w:t>
                                        </w:r>
                                      </w:p>
                                    </w:txbxContent>
                                  </v:textbox>
                                  <w10:wrap type="square"/>
                                  <v:fill o:detectmouseclick="t" type="solid" color2="black"/>
                                  <v:stroke color="black" joinstyle="round" endcap="flat"/>
                                </v:roundrect>
                                <v:group id="shape_0" alt="Group 128" style="position:absolute;left:853;top:3093;width:3854;height:1779">
                                  <v:group id="shape_0" alt="Group 129" style="position:absolute;left:853;top:3093;width:2806;height:374"/>
                                  <v:group id="shape_0" alt="Group 132" style="position:absolute;left:2780;top:4065;width:1927;height:807">
                                    <v:roundrect id="shape_0" ID="AutoShape 134" fillcolor="white" stroked="t" style="position:absolute;left:2780;top:4440;width:1926;height:431">
                                      <v:textbox>
                                        <w:txbxContent>
                                          <w:p>
                                            <w:pPr>
                                              <w:overflowPunct w:val="false"/>
                                              <w:spacing w:before="0" w:after="0" w:lineRule="auto" w:line="240"/>
                                              <w:rPr/>
                                            </w:pPr>
                                            <w:r>
                                              <w:rPr>
                                                <w:sz w:val="18"/>
                                              </w:rPr>
                                              <w:t>Enter Search Criteria</w:t>
                                            </w:r>
                                          </w:p>
                                        </w:txbxContent>
                                      </v:textbox>
                                      <w10:wrap type="square"/>
                                      <v:fill o:detectmouseclick="t" type="solid" color2="black"/>
                                      <v:stroke color="black" joinstyle="round" endcap="flat"/>
                                    </v:roundrect>
                                  </v:group>
                                  <v:shape id="shape_0" ID="AutoShape 135" fillcolor="white" stroked="t" style="position:absolute;left:3389;top:3467;width:526;height:598" type="shapetype_110">
                                    <w10:wrap type="none"/>
                                    <v:fill o:detectmouseclick="t" type="solid" color2="black"/>
                                    <v:stroke color="black" joinstyle="miter" endcap="flat"/>
                                  </v:shape>
                                </v:group>
                                <v:roundrect id="shape_0" ID="AutoShape 137" fillcolor="white" stroked="t" style="position:absolute;left:2652;top:6052;width:1941;height:431">
                                  <v:textbox>
                                    <w:txbxContent>
                                      <w:p>
                                        <w:pPr>
                                          <w:overflowPunct w:val="false"/>
                                          <w:spacing w:before="0" w:after="0" w:lineRule="auto" w:line="240"/>
                                          <w:rPr/>
                                        </w:pPr>
                                        <w:r>
                                          <w:rPr>
                                            <w:sz w:val="18"/>
                                          </w:rPr>
                                          <w:t xml:space="preserve">Display results </w:t>
                                        </w:r>
                                      </w:p>
                                    </w:txbxContent>
                                  </v:textbox>
                                  <w10:wrap type="square"/>
                                  <v:fill o:detectmouseclick="t" type="solid" color2="black"/>
                                  <v:stroke color="black" joinstyle="round" endcap="flat"/>
                                </v:roundrect>
                              </v:group>
                              <v:shape id="shape_0" ID="AutoShape 138" fillcolor="white" stroked="t" style="position:absolute;left:6670;top:3352;width:653;height:878" type="shapetype_110">
                                <w10:wrap type="none"/>
                                <v:fill o:detectmouseclick="t" type="solid" color2="black"/>
                                <v:stroke color="black" joinstyle="miter" endcap="flat"/>
                              </v:shape>
                              <v:roundrect id="shape_0" ID="AutoShape 140" fillcolor="white" stroked="t" style="position:absolute;left:6000;top:4567;width:2421;height:431">
                                <v:textbox>
                                  <w:txbxContent>
                                    <w:p>
                                      <w:pPr>
                                        <w:overflowPunct w:val="false"/>
                                        <w:spacing w:before="0" w:after="0" w:lineRule="auto" w:line="240"/>
                                        <w:rPr/>
                                      </w:pPr>
                                      <w:r>
                                        <w:rPr>
                                          <w:sz w:val="20"/>
                                        </w:rPr>
                                        <w:t>Enter Student Password ID</w:t>
                                      </w:r>
                                    </w:p>
                                  </w:txbxContent>
                                </v:textbox>
                                <w10:wrap type="square"/>
                                <v:fill o:detectmouseclick="t" type="solid" color2="black"/>
                                <v:stroke color="black" joinstyle="round" endcap="flat"/>
                              </v:roundrect>
                              <v:roundrect id="shape_0" ID="AutoShape 142" fillcolor="white" stroked="t" style="position:absolute;left:6000;top:5356;width:1941;height:695">
                                <v:textbox>
                                  <w:txbxContent>
                                    <w:p>
                                      <w:pPr>
                                        <w:overflowPunct w:val="false"/>
                                        <w:spacing w:before="0" w:after="0" w:lineRule="auto" w:line="240"/>
                                        <w:rPr/>
                                      </w:pPr>
                                      <w:r>
                                        <w:rPr>
                                          <w:sz w:val="20"/>
                                        </w:rPr>
                                        <w:t>Initiate file explorer then upload</w:t>
                                      </w:r>
                                    </w:p>
                                  </w:txbxContent>
                                </v:textbox>
                                <w10:wrap type="square"/>
                                <v:fill o:detectmouseclick="t" type="solid" color2="black"/>
                                <v:stroke color="black" joinstyle="round" endcap="flat"/>
                              </v:roundrect>
                              <v:roundrect id="shape_0" ID="AutoShape 144" fillcolor="white" stroked="t" style="position:absolute;left:6000;top:6438;width:2095;height:794">
                                <v:textbox>
                                  <w:txbxContent>
                                    <w:p>
                                      <w:pPr>
                                        <w:overflowPunct w:val="false"/>
                                        <w:spacing w:before="0" w:after="0" w:lineRule="auto" w:line="240"/>
                                        <w:rPr/>
                                      </w:pPr>
                                      <w:r>
                                        <w:rPr>
                                          <w:sz w:val="18"/>
                                        </w:rPr>
                                        <w:t>Display uploaded UI</w:t>
                                      </w:r>
                                    </w:p>
                                  </w:txbxContent>
                                </v:textbox>
                                <w10:wrap type="square"/>
                                <v:fill o:detectmouseclick="t" type="solid" color2="black"/>
                                <v:stroke color="black" joinstyle="round" endcap="flat"/>
                              </v:roundrect>
                              <v:group id="shape_0" alt="Group 145" style="position:absolute;left:-201;top:5356;width:7456;height:5643">
                                <v:group id="shape_0" alt="Group 148" style="position:absolute;left:890;top:5773;width:1682;height:3455">
                                  <v:group id="shape_0" alt="Group 149" style="position:absolute;left:890;top:5773;width:1682;height:3107">
                                    <v:group id="shape_0" alt="Group 151" style="position:absolute;left:890;top:5773;width:1682;height:3107">
                                      <v:shape id="shape_0" ID="AutoShape 154" fillcolor="white" stroked="t" style="position:absolute;left:1956;top:6104;width:482;height:579" type="shapetype_110">
                                        <w10:wrap type="none"/>
                                        <v:fill o:detectmouseclick="t" type="solid" color2="black"/>
                                        <v:stroke color="black" joinstyle="miter" endcap="flat"/>
                                      </v:shape>
                                      <v:roundrect id="shape_0" ID="AutoShape 156" fillcolor="white" stroked="t" style="position:absolute;left:1835;top:6989;width:736;height:243">
                                        <w10:wrap type="none"/>
                                        <v:fill o:detectmouseclick="t" type="solid" color2="black"/>
                                        <v:stroke color="black" joinstyle="round" endcap="flat"/>
                                      </v:roundrect>
                                      <v:roundrect id="shape_0" ID="AutoShape 158" fillcolor="white" stroked="t" style="position:absolute;left:1835;top:7538;width:736;height:243">
                                        <w10:wrap type="none"/>
                                        <v:fill o:detectmouseclick="t" type="solid" color2="black"/>
                                        <v:stroke color="black" joinstyle="round" endcap="flat"/>
                                      </v:roundrect>
                                      <v:roundrect id="shape_0" ID="AutoShape 160" fillcolor="white" stroked="t" style="position:absolute;left:1835;top:8087;width:736;height:243">
                                        <w10:wrap type="none"/>
                                        <v:fill o:detectmouseclick="t" type="solid" color2="black"/>
                                        <v:stroke color="black" joinstyle="round" endcap="flat"/>
                                      </v:roundrect>
                                      <v:roundrect id="shape_0" ID="AutoShape 161" fillcolor="white" stroked="t" style="position:absolute;left:1835;top:8636;width:736;height:243">
                                        <w10:wrap type="none"/>
                                        <v:fill o:detectmouseclick="t" type="solid" color2="black"/>
                                        <v:stroke color="black" joinstyle="round" endcap="flat"/>
                                      </v:roundrect>
                                    </v:group>
                                  </v:group>
                                </v:group>
                                <v:shape id="shape_0" ID="AutoShape 163" fillcolor="white" stroked="t" style="position:absolute;left:3370;top:9221;width:526;height:1020" type="shapetype_110">
                                  <w10:wrap type="none"/>
                                  <v:fill o:detectmouseclick="t" type="solid" color2="black"/>
                                  <v:stroke color="black" joinstyle="miter" endcap="flat"/>
                                </v:shape>
                                <v:shape id="shape_0" ID="AutoShape 164" fillcolor="white" stroked="t" style="position:absolute;left:1912;top:9184;width:526;height:1020" type="shapetype_110">
                                  <w10:wrap type="none"/>
                                  <v:fill o:detectmouseclick="t" type="solid" color2="black"/>
                                  <v:stroke color="black" joinstyle="miter" endcap="flat"/>
                                </v:shape>
                                <v:shape id="shape_0" ID="AutoShape 166" fillcolor="white" stroked="t" style="position:absolute;left:6728;top:9221;width:526;height:1020" type="shapetype_110">
                                  <w10:wrap type="none"/>
                                  <v:fill o:detectmouseclick="t" type="solid" color2="black"/>
                                  <v:stroke color="black" joinstyle="miter" endcap="flat"/>
                                </v:shape>
                                <v:group id="shape_0" alt="Group 167" style="position:absolute;left:-201;top:5356;width:3609;height:5643">
                                  <v:shape id="shape_0" ID="AutoShape 168" fillcolor="white" stroked="t" style="position:absolute;left:383;top:9184;width:526;height:1020" type="shapetype_110">
                                    <w10:wrap type="none"/>
                                    <v:fill o:detectmouseclick="t" type="solid" color2="black"/>
                                    <v:stroke color="black" joinstyle="miter" endcap="flat"/>
                                  </v:shape>
                                  <v:shape id="shape_0" ID="AutoShape 169" fillcolor="white" stroked="t" style="position:absolute;left:439;top:5356;width:470;height:822" type="shapetype_110">
                                    <w10:wrap type="none"/>
                                    <v:fill o:detectmouseclick="t" type="solid" color2="black"/>
                                    <v:stroke color="black" joinstyle="miter" endcap="flat"/>
                                  </v:shape>
                                  <v:roundrect id="shape_0" ID="AutoShape 171" fillcolor="white" stroked="t" style="position:absolute;left:-195;top:6553;width:1936;height:391">
                                    <v:textbox>
                                      <w:txbxContent>
                                        <w:p>
                                          <w:pPr>
                                            <w:overflowPunct w:val="false"/>
                                            <w:spacing w:before="0" w:after="0" w:lineRule="auto" w:line="240"/>
                                            <w:rPr/>
                                          </w:pPr>
                                          <w:r>
                                            <w:rPr>
                                              <w:sz w:val="19"/>
                                            </w:rPr>
                                            <w:t>Display student Form</w:t>
                                          </w:r>
                                        </w:p>
                                      </w:txbxContent>
                                    </v:textbox>
                                    <w10:wrap type="square"/>
                                    <v:fill o:detectmouseclick="t" type="solid" color2="black"/>
                                    <v:stroke color="black" joinstyle="round" endcap="flat"/>
                                  </v:roundrect>
                                  <v:roundrect id="shape_0" ID="AutoShape 173" fillcolor="white" stroked="t" style="position:absolute;left:-200;top:7319;width:1941;height:391">
                                    <v:textbox>
                                      <w:txbxContent>
                                        <w:p>
                                          <w:pPr>
                                            <w:overflowPunct w:val="false"/>
                                            <w:spacing w:before="0" w:after="0" w:lineRule="auto" w:line="240"/>
                                            <w:rPr/>
                                          </w:pPr>
                                          <w:r>
                                            <w:rPr>
                                              <w:sz w:val="19"/>
                                            </w:rPr>
                                            <w:t>Enter student Info.</w:t>
                                          </w:r>
                                        </w:p>
                                      </w:txbxContent>
                                    </v:textbox>
                                    <w10:wrap type="square"/>
                                    <v:fill o:detectmouseclick="t" type="solid" color2="black"/>
                                    <v:stroke color="black" joinstyle="round" endcap="flat"/>
                                  </v:roundrect>
                                  <v:roundrect id="shape_0" ID="AutoShape 175" fillcolor="white" stroked="t" style="position:absolute;left:-201;top:8085;width:1727;height:683">
                                    <v:textbox>
                                      <w:txbxContent>
                                        <w:p>
                                          <w:pPr>
                                            <w:overflowPunct w:val="false"/>
                                            <w:spacing w:before="0" w:after="0" w:lineRule="auto" w:line="240"/>
                                            <w:jc w:val="center"/>
                                            <w:rPr/>
                                          </w:pPr>
                                          <w:r>
                                            <w:rPr>
                                              <w:sz w:val="18"/>
                                            </w:rPr>
                                            <w:t>Store student info  in database</w:t>
                                          </w:r>
                                        </w:p>
                                      </w:txbxContent>
                                    </v:textbox>
                                    <w10:wrap type="square"/>
                                    <v:fill o:detectmouseclick="t" type="solid" color2="black"/>
                                    <v:stroke color="black" joinstyle="round" endcap="flat"/>
                                  </v:roundrect>
                                  <v:oval id="shape_0" ID="Oval 178" fillcolor="white" stroked="t" style="position:absolute;left:458;top:10585;width:413;height:413">
                                    <w10:wrap type="none"/>
                                    <v:fill o:detectmouseclick="t" type="solid" color2="black"/>
                                    <v:stroke color="black" joinstyle="round" endcap="flat"/>
                                  </v:oval>
                                  <v:shape id="shape_0" ID="AutoShape 179" fillcolor="black" stroked="t" style="position:absolute;left:569;top:10710;width:170;height:212" type="shapetype_120">
                                    <w10:wrap type="none"/>
                                    <v:fill o:detectmouseclick="t" type="solid" color2="white"/>
                                    <v:stroke color="black" joinstyle="round" endcap="flat"/>
                                  </v:shape>
                                </v:group>
                              </v:group>
                            </v:group>
                          </v:group>
                        </v:group>
                      </v:group>
                    </v:group>
                  </v:group>
                </v:group>
                <v:shapetype id="shapetype_4" coordsize="21600,21600" o:spt="4" path="m,10800l10800,l21600,10800l10800,21600xe">
                  <v:stroke joinstyle="miter"/>
                  <v:formulas>
                    <v:f eqn="prod width 3 4"/>
                    <v:f eqn="prod height 3 4"/>
                  </v:formulas>
                  <v:path gradientshapeok="t" o:connecttype="rect" textboxrect="5400,5400,@0,@1"/>
                </v:shapetype>
                <v:shape id="shape_0" ID="AutoShape 186" fillcolor="white" stroked="t" style="position:absolute;left:1890;top:9184;width:581;height:1057" type="shapetype_4">
                  <w10:wrap type="none"/>
                  <v:fill o:detectmouseclick="t" type="solid" color2="black"/>
                  <v:stroke color="black" joinstyle="miter" endcap="flat"/>
                </v:shape>
              </v:group>
            </w:pict>
          </mc:Fallback>
        </mc:AlternateConten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r>
    </w:p>
    <w:p>
      <w:pPr>
        <w:pStyle w:val="NoSpacing"/>
        <w:spacing w:lineRule="auto" w:line="36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r>
    </w:p>
    <w:p>
      <w:pPr>
        <w:pStyle w:val="NoSpacing"/>
        <w:spacing w:lineRule="auto" w:line="36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r>
    </w:p>
    <w:p>
      <w:pPr>
        <w:pStyle w:val="NoSpacing"/>
        <w:spacing w:lineRule="auto" w:line="36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r>
    </w:p>
    <w:p>
      <w:pPr>
        <w:pStyle w:val="NoSpacing"/>
        <w:spacing w:lineRule="auto" w:line="36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t>Fig. 3.2 Activity Diagram for the Proposed System</w:t>
      </w:r>
    </w:p>
    <w:p>
      <w:pPr>
        <w:pStyle w:val="NoSpacing"/>
        <w:spacing w:lineRule="auto" w:line="36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As seen in figure 3.2, the activity diagram of the proposed system represents the sequence of activities that are involved in the operation of the system. The activities shown are those to be carry out by the user (recruitment manager). </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3.2</w:t>
        <w:tab/>
        <w:t>PROGRAM SPECIFICATION</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Main 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Begin main 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Enter command</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If command = manage</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Call manage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Else if command = search</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Call search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Else if command = match</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Call match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End if,</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Manage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Begin</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Enter command</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If command = Add student</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Call Add student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Else if command = faculty</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Call Faculty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End if;</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End sub,</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Search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Begin</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Enter search criteria</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Trim keywords</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Search database using keywords</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Rank search results</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Display search results</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End sub,</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Match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Begin</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Enter student ID</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Select student profile using ID</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Search database using student profile</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Grade student and display search results</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Display all scores results</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End sub</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Add assignment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Begin</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Display assignment UI form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Enter assignment details</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Store details in database</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End sub</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Student performance subprogram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Begin</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Display Grade UI form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Select student to grade</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Enter grade for selected option</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Store grade in database</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End sub</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3.2.1 FLOW CHART FOR THE PROPOSED SYSTEM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Flowcharts are employed to help visualize and document the processes in a system and help the viewer understand these processes. Fig. 3.3 shows the diagrammatic representation of the system in terms of the process operations. </w:t>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r>
        <w:br w:type="page"/>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mc:AlternateContent>
          <mc:Choice Requires="wpg">
            <w:drawing>
              <wp:anchor behindDoc="1" distT="0" distB="0" distL="114300" distR="114300" simplePos="0" locked="0" layoutInCell="1" allowOverlap="1" relativeHeight="60">
                <wp:simplePos x="0" y="0"/>
                <wp:positionH relativeFrom="column">
                  <wp:posOffset>26035</wp:posOffset>
                </wp:positionH>
                <wp:positionV relativeFrom="paragraph">
                  <wp:posOffset>-314960</wp:posOffset>
                </wp:positionV>
                <wp:extent cx="5143500" cy="7107555"/>
                <wp:effectExtent l="0" t="0" r="0" b="0"/>
                <wp:wrapNone/>
                <wp:docPr id="7" name="Group 101"/>
                <a:graphic xmlns:a="http://schemas.openxmlformats.org/drawingml/2006/main">
                  <a:graphicData uri="http://schemas.microsoft.com/office/word/2010/wordprocessingGroup">
                    <wpg:wgp>
                      <wpg:cNvGrpSpPr/>
                      <wpg:grpSpPr>
                        <a:xfrm>
                          <a:off x="0" y="0"/>
                          <a:ext cx="5142960" cy="7106760"/>
                        </a:xfrm>
                      </wpg:grpSpPr>
                      <wps:wsp>
                        <wps:cNvSpPr/>
                        <wps:spPr>
                          <a:xfrm>
                            <a:off x="1236240" y="3285000"/>
                            <a:ext cx="576720" cy="4395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18"/>
                                </w:rPr>
                                <w:t>Is</w:t>
                              </w:r>
                            </w:p>
                            <w:p>
                              <w:pPr>
                                <w:overflowPunct w:val="false"/>
                                <w:spacing w:before="0" w:after="0" w:lineRule="auto" w:line="240"/>
                                <w:jc w:val="center"/>
                                <w:rPr/>
                              </w:pPr>
                              <w:r>
                                <w:rPr>
                                  <w:sz w:val="18"/>
                                </w:rPr>
                                <w:t xml:space="preserve"> grade?</w:t>
                              </w:r>
                            </w:p>
                          </w:txbxContent>
                        </wps:txbx>
                        <wps:bodyPr>
                          <a:noAutofit/>
                        </wps:bodyPr>
                      </wps:wsp>
                      <wpg:grpSp>
                        <wpg:cNvGrpSpPr/>
                        <wpg:grpSpPr>
                          <a:xfrm>
                            <a:off x="0" y="0"/>
                            <a:ext cx="5142960" cy="7106760"/>
                          </a:xfrm>
                        </wpg:grpSpPr>
                        <wps:wsp>
                          <wps:cNvSpPr/>
                          <wps:spPr>
                            <a:xfrm>
                              <a:off x="1671480" y="4555440"/>
                              <a:ext cx="1098720" cy="394920"/>
                            </a:xfrm>
                            <a:prstGeom prst="flowChartProcess">
                              <a:avLst/>
                            </a:pr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rPr/>
                                </w:pPr>
                                <w:r>
                                  <w:rPr>
                                    <w:sz w:val="18"/>
                                  </w:rPr>
                                  <w:t>Select student and grade</w:t>
                                </w:r>
                              </w:p>
                            </w:txbxContent>
                          </wps:txbx>
                          <wps:bodyPr>
                            <a:noAutofit/>
                          </wps:bodyPr>
                        </wps:wsp>
                        <wpg:grpSp>
                          <wpg:cNvGrpSpPr/>
                          <wpg:grpSpPr>
                            <a:xfrm>
                              <a:off x="0" y="0"/>
                              <a:ext cx="5142960" cy="7106760"/>
                            </a:xfrm>
                          </wpg:grpSpPr>
                          <wps:wsp>
                            <wps:cNvSpPr/>
                            <wps:spPr>
                              <a:xfrm>
                                <a:off x="1449000" y="3930120"/>
                                <a:ext cx="619920" cy="259560"/>
                              </a:xfrm>
                              <a:prstGeom prst="rect">
                                <a:avLst/>
                              </a:prstGeom>
                              <a:noFill/>
                              <a:ln>
                                <a:noFill/>
                              </a:ln>
                            </wps:spPr>
                            <wps:style>
                              <a:lnRef idx="0"/>
                              <a:fillRef idx="0"/>
                              <a:effectRef idx="0"/>
                              <a:fontRef idx="minor"/>
                            </wps:style>
                            <wps:txbx>
                              <w:txbxContent>
                                <w:p>
                                  <w:pPr>
                                    <w:overflowPunct w:val="false"/>
                                    <w:spacing w:before="0" w:after="0" w:lineRule="auto" w:line="240"/>
                                    <w:rPr/>
                                  </w:pPr>
                                  <w:r>
                                    <w:rPr/>
                                    <w:t>F</w:t>
                                  </w:r>
                                </w:p>
                              </w:txbxContent>
                            </wps:txbx>
                            <wps:bodyPr>
                              <a:noAutofit/>
                            </wps:bodyPr>
                          </wps:wsp>
                          <wpg:grpSp>
                            <wpg:cNvGrpSpPr/>
                            <wpg:grpSpPr>
                              <a:xfrm>
                                <a:off x="0" y="0"/>
                                <a:ext cx="5142960" cy="7106760"/>
                              </a:xfrm>
                            </wpg:grpSpPr>
                            <wpg:grpSp>
                              <wpg:cNvGrpSpPr/>
                              <wpg:grpSpPr>
                                <a:xfrm>
                                  <a:off x="3571200" y="1689120"/>
                                  <a:ext cx="1571040" cy="1202760"/>
                                </a:xfrm>
                              </wpg:grpSpPr>
                              <wps:wsp>
                                <wps:cNvSpPr/>
                                <wps:spPr>
                                  <a:xfrm>
                                    <a:off x="1023840" y="0"/>
                                    <a:ext cx="720" cy="27108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txBox="1"/>
                                <wps:spPr>
                                  <a:xfrm>
                                    <a:off x="400680" y="259560"/>
                                    <a:ext cx="1170360" cy="248760"/>
                                  </a:xfrm>
                                  <a:prstGeom prst="rect">
                                    <a:avLst/>
                                  </a:prstGeom>
                                  <a:solidFill>
                                    <a:srgbClr val="ffffff"/>
                                  </a:solidFill>
                                  <a:ln>
                                    <a:solidFill>
                                      <a:srgbClr val="000000"/>
                                    </a:solidFill>
                                  </a:ln>
                                </wps:spPr>
                                <wps:txbx>
                                  <w:txbxContent>
                                    <w:p>
                                      <w:pPr>
                                        <w:overflowPunct w:val="false"/>
                                        <w:spacing w:before="0" w:after="0" w:lineRule="auto" w:line="240"/>
                                        <w:rPr/>
                                      </w:pPr>
                                      <w:r>
                                        <w:rPr/>
                                        <w:t>Enter ID</w:t>
                                      </w:r>
                                    </w:p>
                                  </w:txbxContent>
                                </wps:txbx>
                                <wps:bodyPr wrap="square">
                                  <a:noAutofit/>
                                </wps:bodyPr>
                              </wps:wsp>
                              <wps:wsp>
                                <wps:cNvSpPr/>
                                <wps:spPr>
                                  <a:xfrm>
                                    <a:off x="1023840" y="507960"/>
                                    <a:ext cx="720" cy="27108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txBox="1"/>
                                <wps:spPr>
                                  <a:xfrm>
                                    <a:off x="0" y="767520"/>
                                    <a:ext cx="1571040" cy="434880"/>
                                  </a:xfrm>
                                  <a:prstGeom prst="rect">
                                    <a:avLst/>
                                  </a:prstGeom>
                                  <a:solidFill>
                                    <a:srgbClr val="ffffff"/>
                                  </a:solidFill>
                                  <a:ln>
                                    <a:solidFill>
                                      <a:srgbClr val="000000"/>
                                    </a:solidFill>
                                  </a:ln>
                                </wps:spPr>
                                <wps:txbx>
                                  <w:txbxContent>
                                    <w:p>
                                      <w:pPr>
                                        <w:overflowPunct w:val="false"/>
                                        <w:spacing w:before="0" w:after="0" w:lineRule="auto" w:line="240"/>
                                        <w:rPr/>
                                      </w:pPr>
                                      <w:r>
                                        <w:rPr/>
                                        <w:t xml:space="preserve">Upload/Search file to/in database </w:t>
                                      </w:r>
                                    </w:p>
                                  </w:txbxContent>
                                </wps:txbx>
                                <wps:bodyPr wrap="square">
                                  <a:noAutofit/>
                                </wps:bodyPr>
                              </wps:wsp>
                            </wpg:grpSp>
                            <wpg:grpSp>
                              <wpg:cNvGrpSpPr/>
                              <wpg:grpSpPr>
                                <a:xfrm>
                                  <a:off x="0" y="0"/>
                                  <a:ext cx="5142960" cy="7106760"/>
                                </a:xfrm>
                              </wpg:grpSpPr>
                              <wpg:grpSp>
                                <wpg:cNvGrpSpPr/>
                                <wpg:grpSpPr>
                                  <a:xfrm>
                                    <a:off x="2057400" y="5667840"/>
                                    <a:ext cx="374040" cy="944280"/>
                                  </a:xfrm>
                                </wpg:grpSpPr>
                                <wps:wsp>
                                  <wps:cNvSpPr/>
                                  <wps:spPr>
                                    <a:xfrm>
                                      <a:off x="187200" y="0"/>
                                      <a:ext cx="720" cy="59364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0" y="582480"/>
                                      <a:ext cx="374040" cy="361800"/>
                                    </a:xfrm>
                                    <a:prstGeom prst="ellipse">
                                      <a:avLst/>
                                    </a:prstGeom>
                                    <a:solidFill>
                                      <a:srgbClr val="ffffff"/>
                                    </a:solidFill>
                                    <a:ln>
                                      <a:solidFill>
                                        <a:srgbClr val="000000"/>
                                      </a:solidFill>
                                    </a:ln>
                                  </wps:spPr>
                                  <wps:bodyPr/>
                                </wps:wsp>
                              </wpg:grpSp>
                              <wps:wsp>
                                <wps:cNvSpPr/>
                                <wps:spPr>
                                  <a:xfrm>
                                    <a:off x="2244600" y="4266720"/>
                                    <a:ext cx="720" cy="31572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2244600" y="4951080"/>
                                    <a:ext cx="720" cy="31572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g:cNvGrpSpPr/>
                                <wpg:grpSpPr>
                                  <a:xfrm>
                                    <a:off x="0" y="0"/>
                                    <a:ext cx="5142960" cy="7106760"/>
                                  </a:xfrm>
                                </wpg:grpSpPr>
                                <wpg:grpSp>
                                  <wpg:cNvGrpSpPr/>
                                  <wpg:grpSpPr>
                                    <a:xfrm>
                                      <a:off x="105480" y="1191240"/>
                                      <a:ext cx="4492800" cy="792360"/>
                                    </a:xfrm>
                                  </wpg:grpSpPr>
                                  <wps:wsp>
                                    <wps:cNvSpPr/>
                                    <wps:spPr>
                                      <a:xfrm>
                                        <a:off x="0" y="532800"/>
                                        <a:ext cx="620280" cy="259560"/>
                                      </a:xfrm>
                                      <a:prstGeom prst="rect">
                                        <a:avLst/>
                                      </a:prstGeom>
                                      <a:noFill/>
                                      <a:ln>
                                        <a:noFill/>
                                      </a:ln>
                                    </wps:spPr>
                                    <wps:style>
                                      <a:lnRef idx="0"/>
                                      <a:fillRef idx="0"/>
                                      <a:effectRef idx="0"/>
                                      <a:fontRef idx="minor"/>
                                    </wps:style>
                                    <wps:txbx>
                                      <w:txbxContent>
                                        <w:p>
                                          <w:pPr>
                                            <w:overflowPunct w:val="false"/>
                                            <w:spacing w:before="0" w:after="0" w:lineRule="auto" w:line="240"/>
                                            <w:rPr/>
                                          </w:pPr>
                                          <w:r>
                                            <w:rPr/>
                                            <w:t>T</w:t>
                                          </w:r>
                                        </w:p>
                                      </w:txbxContent>
                                    </wps:txbx>
                                    <wps:bodyPr>
                                      <a:noAutofit/>
                                    </wps:bodyPr>
                                  </wps:wsp>
                                  <wps:wsp>
                                    <wps:cNvSpPr/>
                                    <wps:spPr>
                                      <a:xfrm>
                                        <a:off x="981000" y="0"/>
                                        <a:ext cx="620280" cy="259560"/>
                                      </a:xfrm>
                                      <a:prstGeom prst="rect">
                                        <a:avLst/>
                                      </a:prstGeom>
                                      <a:noFill/>
                                      <a:ln>
                                        <a:noFill/>
                                      </a:ln>
                                    </wps:spPr>
                                    <wps:style>
                                      <a:lnRef idx="0"/>
                                      <a:fillRef idx="0"/>
                                      <a:effectRef idx="0"/>
                                      <a:fontRef idx="minor"/>
                                    </wps:style>
                                    <wps:txbx>
                                      <w:txbxContent>
                                        <w:p>
                                          <w:pPr>
                                            <w:overflowPunct w:val="false"/>
                                            <w:spacing w:before="0" w:after="0" w:lineRule="auto" w:line="240"/>
                                            <w:rPr/>
                                          </w:pPr>
                                          <w:r>
                                            <w:rPr/>
                                            <w:t>F</w:t>
                                          </w:r>
                                        </w:p>
                                      </w:txbxContent>
                                    </wps:txbx>
                                    <wps:bodyPr>
                                      <a:noAutofit/>
                                    </wps:bodyPr>
                                  </wps:wsp>
                                  <wps:wsp>
                                    <wps:cNvSpPr/>
                                    <wps:spPr>
                                      <a:xfrm>
                                        <a:off x="3872160" y="0"/>
                                        <a:ext cx="620280" cy="259560"/>
                                      </a:xfrm>
                                      <a:prstGeom prst="rect">
                                        <a:avLst/>
                                      </a:prstGeom>
                                      <a:noFill/>
                                      <a:ln>
                                        <a:noFill/>
                                      </a:ln>
                                    </wps:spPr>
                                    <wps:style>
                                      <a:lnRef idx="0"/>
                                      <a:fillRef idx="0"/>
                                      <a:effectRef idx="0"/>
                                      <a:fontRef idx="minor"/>
                                    </wps:style>
                                    <wps:txbx>
                                      <w:txbxContent>
                                        <w:p>
                                          <w:pPr>
                                            <w:overflowPunct w:val="false"/>
                                            <w:spacing w:before="0" w:after="0" w:lineRule="auto" w:line="240"/>
                                            <w:rPr/>
                                          </w:pPr>
                                          <w:r>
                                            <w:rPr/>
                                            <w:t>F</w:t>
                                          </w:r>
                                        </w:p>
                                      </w:txbxContent>
                                    </wps:txbx>
                                    <wps:bodyPr>
                                      <a:noAutofit/>
                                    </wps:bodyPr>
                                  </wps:wsp>
                                </wpg:grpSp>
                                <wps:wsp>
                                  <wps:cNvSpPr/>
                                  <wps:spPr>
                                    <a:xfrm>
                                      <a:off x="1663560" y="3321000"/>
                                      <a:ext cx="619920" cy="259560"/>
                                    </a:xfrm>
                                    <a:prstGeom prst="rect">
                                      <a:avLst/>
                                    </a:prstGeom>
                                    <a:noFill/>
                                    <a:ln>
                                      <a:noFill/>
                                    </a:ln>
                                  </wps:spPr>
                                  <wps:style>
                                    <a:lnRef idx="0"/>
                                    <a:fillRef idx="0"/>
                                    <a:effectRef idx="0"/>
                                    <a:fontRef idx="minor"/>
                                  </wps:style>
                                  <wps:txbx>
                                    <w:txbxContent>
                                      <w:p>
                                        <w:pPr>
                                          <w:overflowPunct w:val="false"/>
                                          <w:spacing w:before="0" w:after="0" w:lineRule="auto" w:line="240"/>
                                          <w:rPr/>
                                        </w:pPr>
                                        <w:r>
                                          <w:rPr/>
                                          <w:t>T</w:t>
                                        </w:r>
                                      </w:p>
                                    </w:txbxContent>
                                  </wps:txbx>
                                  <wps:bodyPr>
                                    <a:noAutofit/>
                                  </wps:bodyPr>
                                </wps:wsp>
                                <wps:wsp>
                                  <wps:cNvSpPr/>
                                  <wps:spPr>
                                    <a:xfrm>
                                      <a:off x="2291760" y="3542760"/>
                                      <a:ext cx="720" cy="31572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g:cNvGrpSpPr/>
                                  <wpg:grpSpPr>
                                    <a:xfrm>
                                      <a:off x="0" y="0"/>
                                      <a:ext cx="5142960" cy="7106760"/>
                                    </a:xfrm>
                                  </wpg:grpSpPr>
                                  <wpg:grpSp>
                                    <wpg:cNvGrpSpPr/>
                                    <wpg:grpSpPr>
                                      <a:xfrm>
                                        <a:off x="3502080" y="2904480"/>
                                        <a:ext cx="1640880" cy="3619440"/>
                                      </a:xfrm>
                                    </wpg:grpSpPr>
                                    <wps:wsp>
                                      <wps:cNvSpPr/>
                                      <wps:spPr>
                                        <a:xfrm>
                                          <a:off x="1084680" y="0"/>
                                          <a:ext cx="720" cy="27108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txBox="1"/>
                                      <wps:spPr>
                                        <a:xfrm>
                                          <a:off x="0" y="259560"/>
                                          <a:ext cx="1640880" cy="261720"/>
                                        </a:xfrm>
                                        <a:prstGeom prst="rect">
                                          <a:avLst/>
                                        </a:prstGeom>
                                        <a:solidFill>
                                          <a:srgbClr val="ffffff"/>
                                        </a:solidFill>
                                        <a:ln>
                                          <a:solidFill>
                                            <a:srgbClr val="000000"/>
                                          </a:solidFill>
                                        </a:ln>
                                      </wps:spPr>
                                      <wps:txbx>
                                        <w:txbxContent>
                                          <w:p>
                                            <w:pPr>
                                              <w:overflowPunct w:val="false"/>
                                              <w:spacing w:before="0" w:after="0" w:lineRule="auto" w:line="240"/>
                                              <w:rPr/>
                                            </w:pPr>
                                            <w:r>
                                              <w:rPr/>
                                              <w:t>Display/download files</w:t>
                                            </w:r>
                                          </w:p>
                                        </w:txbxContent>
                                      </wps:txbx>
                                      <wps:bodyPr wrap="square">
                                        <a:noAutofit/>
                                      </wps:bodyPr>
                                    </wps:wsp>
                                    <wps:wsp>
                                      <wps:cNvSpPr/>
                                      <wps:spPr>
                                        <a:xfrm>
                                          <a:off x="1391400" y="520560"/>
                                          <a:ext cx="720" cy="3098880"/>
                                        </a:xfrm>
                                        <a:prstGeom prst="rect">
                                          <a:avLst/>
                                        </a:prstGeom>
                                        <a:solidFill>
                                          <a:srgbClr val="ffffff"/>
                                        </a:solidFill>
                                        <a:ln>
                                          <a:solidFill>
                                            <a:srgbClr val="000000"/>
                                          </a:solidFill>
                                        </a:ln>
                                      </wps:spPr>
                                      <wps:style>
                                        <a:lnRef idx="0"/>
                                        <a:fillRef idx="0"/>
                                        <a:effectRef idx="0"/>
                                        <a:fontRef idx="minor"/>
                                      </wps:style>
                                      <wps:bodyPr/>
                                    </wps:wsp>
                                  </wpg:grpSp>
                                  <wps:wsp>
                                    <wps:cNvSpPr/>
                                    <wps:spPr>
                                      <a:xfrm flipH="1">
                                        <a:off x="2388960" y="6536160"/>
                                        <a:ext cx="2503800" cy="72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2247840" y="6618600"/>
                                        <a:ext cx="720" cy="21348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1820520" y="6832440"/>
                                        <a:ext cx="856440" cy="274320"/>
                                      </a:xfrm>
                                      <a:prstGeom prst="ellipse">
                                        <a:avLst/>
                                      </a:prstGeom>
                                      <a:solidFill>
                                        <a:srgbClr val="ffffff"/>
                                      </a:solidFill>
                                      <a:ln>
                                        <a:solidFill>
                                          <a:srgbClr val="000000"/>
                                        </a:solidFill>
                                      </a:ln>
                                    </wps:spPr>
                                    <wps:txbx>
                                      <w:txbxContent>
                                        <w:p>
                                          <w:pPr>
                                            <w:overflowPunct w:val="false"/>
                                            <w:spacing w:before="0" w:after="0" w:lineRule="auto" w:line="240"/>
                                            <w:jc w:val="center"/>
                                            <w:rPr/>
                                          </w:pPr>
                                          <w:r>
                                            <w:rPr>
                                              <w:sz w:val="18"/>
                                            </w:rPr>
                                            <w:t>Stop</w:t>
                                          </w:r>
                                        </w:p>
                                      </w:txbxContent>
                                    </wps:txbx>
                                    <wps:bodyPr anchorCtr="1">
                                      <a:noAutofit/>
                                    </wps:bodyPr>
                                  </wps:wsp>
                                  <wpg:grpSp>
                                    <wpg:cNvGrpSpPr/>
                                    <wpg:grpSpPr>
                                      <a:xfrm>
                                        <a:off x="748080" y="1125720"/>
                                        <a:ext cx="4148280" cy="2279520"/>
                                      </a:xfrm>
                                    </wpg:grpSpPr>
                                    <wpg:grpSp>
                                      <wpg:cNvGrpSpPr/>
                                      <wpg:grpSpPr>
                                        <a:xfrm>
                                          <a:off x="1156320" y="564480"/>
                                          <a:ext cx="900360" cy="1715040"/>
                                        </a:xfrm>
                                      </wpg:grpSpPr>
                                      <wps:wsp>
                                        <wps:cNvSpPr/>
                                        <wps:spPr>
                                          <a:xfrm>
                                            <a:off x="434160" y="0"/>
                                            <a:ext cx="720" cy="282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0" y="271440"/>
                                            <a:ext cx="900360" cy="348120"/>
                                          </a:xfrm>
                                          <a:prstGeom prst="flowChartProcess">
                                            <a:avLst/>
                                          </a:pr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rPr/>
                                              </w:pPr>
                                              <w:r>
                                                <w:rPr>
                                                  <w:sz w:val="16"/>
                                                </w:rPr>
                                                <w:t>Enter search criteria</w:t>
                                              </w:r>
                                            </w:p>
                                          </w:txbxContent>
                                        </wps:txbx>
                                        <wps:bodyPr>
                                          <a:noAutofit/>
                                        </wps:bodyPr>
                                      </wps:wsp>
                                      <wps:wsp>
                                        <wps:cNvSpPr/>
                                        <wps:spPr>
                                          <a:xfrm>
                                            <a:off x="434160" y="621360"/>
                                            <a:ext cx="720" cy="28260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0" y="892440"/>
                                            <a:ext cx="900360" cy="348120"/>
                                          </a:xfrm>
                                          <a:prstGeom prst="flowChartProcess">
                                            <a:avLst/>
                                          </a:pr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jc w:val="center"/>
                                                <w:rPr/>
                                              </w:pPr>
                                              <w:r>
                                                <w:rPr>
                                                  <w:sz w:val="16"/>
                                                </w:rPr>
                                                <w:t>Search Database</w:t>
                                              </w:r>
                                            </w:p>
                                          </w:txbxContent>
                                        </wps:txbx>
                                        <wps:bodyPr>
                                          <a:noAutofit/>
                                        </wps:bodyPr>
                                      </wps:wsp>
                                      <wps:wsp>
                                        <wps:cNvSpPr/>
                                        <wps:spPr>
                                          <a:xfrm>
                                            <a:off x="0" y="1455120"/>
                                            <a:ext cx="900360" cy="260280"/>
                                          </a:xfrm>
                                          <a:prstGeom prst="flowChartProcess">
                                            <a:avLst/>
                                          </a:pr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jc w:val="center"/>
                                                <w:rPr/>
                                              </w:pPr>
                                              <w:r>
                                                <w:rPr>
                                                  <w:sz w:val="18"/>
                                                </w:rPr>
                                                <w:t>Display Results</w:t>
                                              </w:r>
                                            </w:p>
                                          </w:txbxContent>
                                        </wps:txbx>
                                        <wps:bodyPr>
                                          <a:noAutofit/>
                                        </wps:bodyPr>
                                      </wps:wsp>
                                      <wps:wsp>
                                        <wps:cNvSpPr/>
                                        <wps:spPr>
                                          <a:xfrm>
                                            <a:off x="434160" y="1240200"/>
                                            <a:ext cx="720" cy="20304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g:grpSp>
                                      <wpg:cNvGrpSpPr/>
                                      <wpg:grpSpPr>
                                        <a:xfrm>
                                          <a:off x="0" y="0"/>
                                          <a:ext cx="4148280" cy="688320"/>
                                        </a:xfrm>
                                      </wpg:grpSpPr>
                                      <wpg:grpSp>
                                        <wpg:cNvGrpSpPr/>
                                        <wpg:grpSpPr>
                                          <a:xfrm>
                                            <a:off x="0" y="0"/>
                                            <a:ext cx="4103280" cy="688320"/>
                                          </a:xfrm>
                                        </wpg:grpSpPr>
                                        <wpg:grpSp>
                                          <wpg:cNvGrpSpPr/>
                                          <wpg:grpSpPr>
                                            <a:xfrm>
                                              <a:off x="0" y="23040"/>
                                              <a:ext cx="2514600" cy="665640"/>
                                            </a:xfrm>
                                          </wpg:grpSpPr>
                                          <wpg:grpSp>
                                            <wpg:cNvGrpSpPr/>
                                            <wpg:grpSpPr>
                                              <a:xfrm>
                                                <a:off x="0" y="0"/>
                                                <a:ext cx="1859760" cy="541800"/>
                                              </a:xfrm>
                                            </wpg:grpSpPr>
                                            <wps:wsp>
                                              <wps:cNvSpPr/>
                                              <wps:spPr>
                                                <a:xfrm>
                                                  <a:off x="1321560" y="0"/>
                                                  <a:ext cx="538560" cy="541800"/>
                                                </a:xfrm>
                                                <a:prstGeom prst="rect">
                                                  <a:avLst/>
                                                </a:prstGeom>
                                                <a:solidFill>
                                                  <a:srgbClr val="ffffff"/>
                                                </a:solidFill>
                                                <a:ln>
                                                  <a:solidFill>
                                                    <a:srgbClr val="000000"/>
                                                  </a:solidFill>
                                                </a:ln>
                                              </wps:spPr>
                                              <wps:style>
                                                <a:lnRef idx="0"/>
                                                <a:fillRef idx="0"/>
                                                <a:effectRef idx="0"/>
                                                <a:fontRef idx="minor"/>
                                              </wps:style>
                                              <wps:bodyPr/>
                                            </wps:wsp>
                                            <wps:wsp>
                                              <wps:cNvSpPr/>
                                              <wps:spPr>
                                                <a:xfrm>
                                                  <a:off x="0" y="271080"/>
                                                  <a:ext cx="1321560" cy="72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s:wsp>
                                            <wps:cNvSpPr/>
                                            <wps:spPr>
                                              <a:xfrm>
                                                <a:off x="1380600" y="43920"/>
                                                <a:ext cx="1134000" cy="621720"/>
                                              </a:xfrm>
                                              <a:prstGeom prst="rect">
                                                <a:avLst/>
                                              </a:prstGeom>
                                              <a:noFill/>
                                              <a:ln>
                                                <a:noFill/>
                                              </a:ln>
                                            </wps:spPr>
                                            <wps:style>
                                              <a:lnRef idx="0"/>
                                              <a:fillRef idx="0"/>
                                              <a:effectRef idx="0"/>
                                              <a:fontRef idx="minor"/>
                                            </wps:style>
                                            <wps:txbx>
                                              <w:txbxContent>
                                                <w:p>
                                                  <w:pPr>
                                                    <w:overflowPunct w:val="false"/>
                                                    <w:spacing w:before="0" w:after="0" w:lineRule="auto" w:line="240"/>
                                                    <w:rPr/>
                                                  </w:pPr>
                                                  <w:r>
                                                    <w:rPr/>
                                                    <w:t xml:space="preserve">Is </w:t>
                                                  </w:r>
                                                </w:p>
                                                <w:p>
                                                  <w:pPr>
                                                    <w:overflowPunct w:val="false"/>
                                                    <w:spacing w:before="0" w:after="0" w:lineRule="auto" w:line="240"/>
                                                    <w:rPr/>
                                                  </w:pPr>
                                                  <w:r>
                                                    <w:rPr>
                                                      <w:sz w:val="20"/>
                                                    </w:rPr>
                                                    <w:t>search?</w:t>
                                                  </w:r>
                                                </w:p>
                                              </w:txbxContent>
                                            </wps:txbx>
                                            <wps:bodyPr>
                                              <a:noAutofit/>
                                            </wps:bodyPr>
                                          </wps:wsp>
                                        </wpg:grpSp>
                                        <wps:wsp>
                                          <wps:cNvSpPr/>
                                          <wps:spPr>
                                            <a:xfrm>
                                              <a:off x="1859400" y="294120"/>
                                              <a:ext cx="1741680" cy="72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3601080" y="0"/>
                                              <a:ext cx="502200" cy="573480"/>
                                            </a:xfrm>
                                            <a:prstGeom prst="rect">
                                              <a:avLst/>
                                            </a:prstGeom>
                                            <a:solidFill>
                                              <a:srgbClr val="ffffff"/>
                                            </a:solidFill>
                                            <a:ln>
                                              <a:solidFill>
                                                <a:srgbClr val="000000"/>
                                              </a:solidFill>
                                            </a:ln>
                                          </wps:spPr>
                                          <wps:style>
                                            <a:lnRef idx="0"/>
                                            <a:fillRef idx="0"/>
                                            <a:effectRef idx="0"/>
                                            <a:fontRef idx="minor"/>
                                          </wps:style>
                                          <wps:bodyPr/>
                                        </wps:wsp>
                                      </wpg:grpSp>
                                      <wps:wsp>
                                        <wps:cNvSpPr/>
                                        <wps:spPr>
                                          <a:xfrm>
                                            <a:off x="3552120" y="44640"/>
                                            <a:ext cx="596160" cy="50724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18"/>
                                                </w:rPr>
                                                <w:t>is assignment?</w:t>
                                              </w:r>
                                            </w:p>
                                          </w:txbxContent>
                                        </wps:txbx>
                                        <wps:bodyPr>
                                          <a:noAutofit/>
                                        </wps:bodyPr>
                                      </wps:wsp>
                                    </wpg:grpSp>
                                  </wpg:grpSp>
                                  <wpg:grpSp>
                                    <wpg:cNvGrpSpPr/>
                                    <wpg:grpSpPr>
                                      <a:xfrm>
                                        <a:off x="0" y="0"/>
                                        <a:ext cx="2069640" cy="6467400"/>
                                      </a:xfrm>
                                    </wpg:grpSpPr>
                                    <wpg:grpSp>
                                      <wpg:cNvGrpSpPr/>
                                      <wpg:grpSpPr>
                                        <a:xfrm>
                                          <a:off x="0" y="0"/>
                                          <a:ext cx="2069640" cy="6467400"/>
                                        </a:xfrm>
                                      </wpg:grpSpPr>
                                      <wpg:grpSp>
                                        <wpg:cNvGrpSpPr/>
                                        <wpg:grpSpPr>
                                          <a:xfrm>
                                            <a:off x="0" y="0"/>
                                            <a:ext cx="1040760" cy="5681880"/>
                                          </a:xfrm>
                                        </wpg:grpSpPr>
                                        <wps:wsp>
                                          <wps:cNvSpPr/>
                                          <wps:spPr>
                                            <a:xfrm>
                                              <a:off x="105480" y="0"/>
                                              <a:ext cx="735840" cy="225360"/>
                                            </a:xfrm>
                                            <a:prstGeom prst="rect">
                                              <a:avLst/>
                                            </a:pr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jc w:val="center"/>
                                                  <w:rPr/>
                                                </w:pPr>
                                                <w:r>
                                                  <w:rPr>
                                                    <w:sz w:val="16"/>
                                                  </w:rPr>
                                                  <w:t>Start</w:t>
                                                </w:r>
                                              </w:p>
                                            </w:txbxContent>
                                          </wps:txbx>
                                          <wps:bodyPr>
                                            <a:noAutofit/>
                                          </wps:bodyPr>
                                        </wps:wsp>
                                        <wps:wsp>
                                          <wps:cNvSpPr/>
                                          <wps:spPr>
                                            <a:xfrm>
                                              <a:off x="479520" y="226080"/>
                                              <a:ext cx="720" cy="25956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g:cNvGrpSpPr/>
                                          <wpg:grpSpPr>
                                            <a:xfrm>
                                              <a:off x="0" y="484560"/>
                                              <a:ext cx="1040760" cy="5197320"/>
                                            </a:xfrm>
                                          </wpg:grpSpPr>
                                          <wps:wsp>
                                            <wps:cNvSpPr/>
                                            <wps:spPr>
                                              <a:xfrm>
                                                <a:off x="0" y="0"/>
                                                <a:ext cx="1040760" cy="348120"/>
                                              </a:xfrm>
                                              <a:prstGeom prst="flowChartInputOutput">
                                                <a:avLst/>
                                              </a:pr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jc w:val="left"/>
                                                    <w:rPr/>
                                                  </w:pPr>
                                                  <w:r>
                                                    <w:rPr>
                                                      <w:sz w:val="16"/>
                                                    </w:rPr>
                                                    <w:t>Enter Command</w:t>
                                                  </w:r>
                                                </w:p>
                                              </w:txbxContent>
                                            </wps:txbx>
                                            <wps:bodyPr>
                                              <a:noAutofit/>
                                            </wps:bodyPr>
                                          </wps:wsp>
                                          <wpg:grpSp>
                                            <wpg:cNvGrpSpPr/>
                                            <wpg:grpSpPr>
                                              <a:xfrm>
                                                <a:off x="79920" y="595440"/>
                                                <a:ext cx="735840" cy="725040"/>
                                              </a:xfrm>
                                            </wpg:grpSpPr>
                                            <wps:wsp>
                                              <wps:cNvSpPr/>
                                              <wps:spPr>
                                                <a:xfrm>
                                                  <a:off x="94680" y="0"/>
                                                  <a:ext cx="573480" cy="725040"/>
                                                </a:xfrm>
                                                <a:prstGeom prst="rect">
                                                  <a:avLst/>
                                                </a:prstGeom>
                                                <a:solidFill>
                                                  <a:srgbClr val="ffffff"/>
                                                </a:solidFill>
                                                <a:ln>
                                                  <a:solidFill>
                                                    <a:srgbClr val="000000"/>
                                                  </a:solidFill>
                                                </a:ln>
                                              </wps:spPr>
                                              <wps:style>
                                                <a:lnRef idx="0"/>
                                                <a:fillRef idx="0"/>
                                                <a:effectRef idx="0"/>
                                                <a:fontRef idx="minor"/>
                                              </wps:style>
                                              <wps:bodyPr/>
                                            </wps:wsp>
                                            <wps:wsp>
                                              <wps:cNvSpPr/>
                                              <wps:spPr>
                                                <a:xfrm>
                                                  <a:off x="0" y="104400"/>
                                                  <a:ext cx="735840" cy="372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z w:val="18"/>
                                                      </w:rPr>
                                                      <w:t>Is</w:t>
                                                    </w:r>
                                                  </w:p>
                                                  <w:p>
                                                    <w:pPr>
                                                      <w:overflowPunct w:val="false"/>
                                                      <w:spacing w:before="0" w:after="0" w:lineRule="auto" w:line="240"/>
                                                      <w:jc w:val="center"/>
                                                      <w:rPr/>
                                                    </w:pPr>
                                                    <w:r>
                                                      <w:rPr>
                                                        <w:sz w:val="18"/>
                                                      </w:rPr>
                                                      <w:t>manage?</w:t>
                                                    </w:r>
                                                  </w:p>
                                                </w:txbxContent>
                                              </wps:txbx>
                                              <wps:bodyPr>
                                                <a:noAutofit/>
                                              </wps:bodyPr>
                                            </wps:wsp>
                                          </wpg:grpSp>
                                          <wps:wsp>
                                            <wps:cNvSpPr txBox="1"/>
                                            <wps:spPr>
                                              <a:xfrm>
                                                <a:off x="57960" y="1558080"/>
                                                <a:ext cx="818640" cy="237600"/>
                                              </a:xfrm>
                                              <a:prstGeom prst="rect">
                                                <a:avLst/>
                                              </a:prstGeom>
                                              <a:solidFill>
                                                <a:srgbClr val="ffffff"/>
                                              </a:solidFill>
                                              <a:ln>
                                                <a:solidFill>
                                                  <a:srgbClr val="000000"/>
                                                </a:solidFill>
                                              </a:ln>
                                            </wps:spPr>
                                            <wps:txbx>
                                              <w:txbxContent>
                                                <w:p>
                                                  <w:pPr>
                                                    <w:overflowPunct w:val="false"/>
                                                    <w:spacing w:before="0" w:after="0" w:lineRule="auto" w:line="240"/>
                                                    <w:rPr/>
                                                  </w:pPr>
                                                  <w:r>
                                                    <w:rPr>
                                                      <w:sz w:val="18"/>
                                                    </w:rPr>
                                                    <w:t>Display Job</w:t>
                                                  </w:r>
                                                </w:p>
                                              </w:txbxContent>
                                            </wps:txbx>
                                            <wps:bodyPr wrap="square">
                                              <a:noAutofit/>
                                            </wps:bodyPr>
                                          </wps:wsp>
                                          <wpg:grpSp>
                                            <wpg:cNvGrpSpPr/>
                                            <wpg:grpSpPr>
                                              <a:xfrm>
                                                <a:off x="105480" y="2650320"/>
                                                <a:ext cx="735840" cy="725040"/>
                                              </a:xfrm>
                                            </wpg:grpSpPr>
                                            <wps:wsp>
                                              <wps:cNvSpPr/>
                                              <wps:spPr>
                                                <a:xfrm>
                                                  <a:off x="95040" y="0"/>
                                                  <a:ext cx="573480" cy="725040"/>
                                                </a:xfrm>
                                                <a:prstGeom prst="rect">
                                                  <a:avLst/>
                                                </a:prstGeom>
                                                <a:solidFill>
                                                  <a:srgbClr val="ffffff"/>
                                                </a:solidFill>
                                                <a:ln>
                                                  <a:solidFill>
                                                    <a:srgbClr val="000000"/>
                                                  </a:solidFill>
                                                </a:ln>
                                              </wps:spPr>
                                              <wps:style>
                                                <a:lnRef idx="0"/>
                                                <a:fillRef idx="0"/>
                                                <a:effectRef idx="0"/>
                                                <a:fontRef idx="minor"/>
                                              </wps:style>
                                              <wps:bodyPr/>
                                            </wps:wsp>
                                            <wps:wsp>
                                              <wps:cNvSpPr/>
                                              <wps:spPr>
                                                <a:xfrm>
                                                  <a:off x="0" y="103680"/>
                                                  <a:ext cx="735840" cy="5212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r>
                                                  </w:p>
                                                  <w:p>
                                                    <w:pPr>
                                                      <w:overflowPunct w:val="false"/>
                                                      <w:spacing w:before="0" w:after="0" w:lineRule="auto" w:line="240"/>
                                                      <w:jc w:val="center"/>
                                                      <w:rPr/>
                                                    </w:pPr>
                                                    <w:r>
                                                      <w:rPr>
                                                        <w:sz w:val="18"/>
                                                      </w:rPr>
                                                      <w:t xml:space="preserve">is add </w:t>
                                                    </w:r>
                                                  </w:p>
                                                  <w:p>
                                                    <w:pPr>
                                                      <w:overflowPunct w:val="false"/>
                                                      <w:spacing w:before="0" w:after="0" w:lineRule="auto" w:line="240"/>
                                                      <w:jc w:val="center"/>
                                                      <w:rPr/>
                                                    </w:pPr>
                                                    <w:r>
                                                      <w:rPr>
                                                        <w:sz w:val="18"/>
                                                      </w:rPr>
                                                      <w:t>test?</w:t>
                                                    </w:r>
                                                  </w:p>
                                                </w:txbxContent>
                                              </wps:txbx>
                                              <wps:bodyPr>
                                                <a:noAutofit/>
                                              </wps:bodyPr>
                                            </wps:wsp>
                                          </wpg:grpSp>
                                          <wps:wsp>
                                            <wps:cNvSpPr txBox="1"/>
                                            <wps:spPr>
                                              <a:xfrm>
                                                <a:off x="23400" y="3634560"/>
                                                <a:ext cx="818640" cy="348120"/>
                                              </a:xfrm>
                                              <a:prstGeom prst="rect">
                                                <a:avLst/>
                                              </a:prstGeom>
                                              <a:solidFill>
                                                <a:srgbClr val="ffffff"/>
                                              </a:solidFill>
                                              <a:ln>
                                                <a:solidFill>
                                                  <a:srgbClr val="000000"/>
                                                </a:solidFill>
                                              </a:ln>
                                            </wps:spPr>
                                            <wps:txbx>
                                              <w:txbxContent>
                                                <w:p>
                                                  <w:pPr>
                                                    <w:overflowPunct w:val="false"/>
                                                    <w:spacing w:before="0" w:after="0" w:lineRule="auto" w:line="240"/>
                                                    <w:rPr/>
                                                  </w:pPr>
                                                  <w:r>
                                                    <w:rPr>
                                                      <w:sz w:val="18"/>
                                                    </w:rPr>
                                                    <w:t>Display test form</w:t>
                                                  </w:r>
                                                </w:p>
                                              </w:txbxContent>
                                            </wps:txbx>
                                            <wps:bodyPr wrap="square">
                                              <a:noAutofit/>
                                            </wps:bodyPr>
                                          </wps:wsp>
                                          <wps:wsp>
                                            <wps:cNvSpPr txBox="1"/>
                                            <wps:spPr>
                                              <a:xfrm>
                                                <a:off x="105480" y="4242240"/>
                                                <a:ext cx="818640" cy="348120"/>
                                              </a:xfrm>
                                              <a:prstGeom prst="rect">
                                                <a:avLst/>
                                              </a:prstGeom>
                                              <a:solidFill>
                                                <a:srgbClr val="ffffff"/>
                                              </a:solidFill>
                                              <a:ln>
                                                <a:solidFill>
                                                  <a:srgbClr val="000000"/>
                                                </a:solidFill>
                                              </a:ln>
                                            </wps:spPr>
                                            <wps:txbx>
                                              <w:txbxContent>
                                                <w:p>
                                                  <w:pPr>
                                                    <w:overflowPunct w:val="false"/>
                                                    <w:spacing w:before="0" w:after="0" w:lineRule="auto" w:line="240"/>
                                                    <w:rPr/>
                                                  </w:pPr>
                                                  <w:r>
                                                    <w:rPr>
                                                      <w:sz w:val="18"/>
                                                    </w:rPr>
                                                    <w:t>Enter test info.</w:t>
                                                  </w:r>
                                                </w:p>
                                              </w:txbxContent>
                                            </wps:txbx>
                                            <wps:bodyPr wrap="square">
                                              <a:noAutofit/>
                                            </wps:bodyPr>
                                          </wps:wsp>
                                          <wpg:grpSp>
                                            <wpg:cNvGrpSpPr/>
                                            <wpg:grpSpPr>
                                              <a:xfrm>
                                                <a:off x="0" y="347760"/>
                                                <a:ext cx="1040760" cy="4501440"/>
                                              </a:xfrm>
                                            </wpg:grpSpPr>
                                            <wps:wsp>
                                              <wps:cNvSpPr/>
                                              <wps:spPr>
                                                <a:xfrm>
                                                  <a:off x="479520" y="0"/>
                                                  <a:ext cx="720" cy="25956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444960" y="961560"/>
                                                  <a:ext cx="720" cy="25956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444960" y="1447920"/>
                                                  <a:ext cx="720" cy="25956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0" y="1707840"/>
                                                  <a:ext cx="1040760" cy="348120"/>
                                                </a:xfrm>
                                                <a:prstGeom prst="flowChartInputOutput">
                                                  <a:avLst/>
                                                </a:pr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jc w:val="left"/>
                                                      <w:rPr/>
                                                    </w:pPr>
                                                    <w:r>
                                                      <w:rPr>
                                                        <w:sz w:val="16"/>
                                                      </w:rPr>
                                                      <w:t>Enter Command</w:t>
                                                    </w:r>
                                                  </w:p>
                                                </w:txbxContent>
                                              </wps:txbx>
                                              <wps:bodyPr>
                                                <a:noAutofit/>
                                              </wps:bodyPr>
                                            </wps:wsp>
                                            <wps:wsp>
                                              <wps:cNvSpPr/>
                                              <wps:spPr>
                                                <a:xfrm>
                                                  <a:off x="504720" y="2054520"/>
                                                  <a:ext cx="720" cy="25956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479520" y="3027960"/>
                                                  <a:ext cx="720" cy="25956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479520" y="3634200"/>
                                                  <a:ext cx="720" cy="259560"/>
                                                </a:xfrm>
                                                <a:prstGeom prst="rect">
                                                  <a:avLst/>
                                                </a:prstGeom>
                                                <a:solidFill>
                                                  <a:srgbClr val="ffffff"/>
                                                </a:solidFill>
                                                <a:ln>
                                                  <a:solidFill>
                                                    <a:srgbClr val="000000"/>
                                                  </a:solidFill>
                                                  <a:tailEnd len="med" type="triangle" w="med"/>
                                                </a:ln>
                                              </wps:spPr>
                                              <wps:style>
                                                <a:lnRef idx="0"/>
                                                <a:fillRef idx="0"/>
                                                <a:effectRef idx="0"/>
                                                <a:fontRef idx="minor"/>
                                              </wps:style>
                                              <wps:bodyPr/>
                                            </wps:wsp>
                                            <wps:wsp>
                                              <wps:cNvSpPr/>
                                              <wps:spPr>
                                                <a:xfrm>
                                                  <a:off x="479520" y="4241880"/>
                                                  <a:ext cx="720" cy="25956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s:wsp>
                                            <wps:cNvSpPr txBox="1"/>
                                            <wps:spPr>
                                              <a:xfrm>
                                                <a:off x="57960" y="4849560"/>
                                                <a:ext cx="818640" cy="348120"/>
                                              </a:xfrm>
                                              <a:prstGeom prst="rect">
                                                <a:avLst/>
                                              </a:prstGeom>
                                              <a:solidFill>
                                                <a:srgbClr val="ffffff"/>
                                              </a:solidFill>
                                              <a:ln>
                                                <a:solidFill>
                                                  <a:srgbClr val="000000"/>
                                                </a:solidFill>
                                              </a:ln>
                                            </wps:spPr>
                                            <wps:txbx>
                                              <w:txbxContent>
                                                <w:p>
                                                  <w:pPr>
                                                    <w:overflowPunct w:val="false"/>
                                                    <w:spacing w:before="0" w:after="0" w:lineRule="auto" w:line="240"/>
                                                    <w:rPr/>
                                                  </w:pPr>
                                                  <w:r>
                                                    <w:rPr>
                                                      <w:sz w:val="18"/>
                                                    </w:rPr>
                                                    <w:t>Store test in database</w:t>
                                                  </w:r>
                                                </w:p>
                                              </w:txbxContent>
                                            </wps:txbx>
                                            <wps:bodyPr wrap="square">
                                              <a:noAutofit/>
                                            </wps:bodyPr>
                                          </wps:wsp>
                                        </wpg:grpSp>
                                      </wpg:grpSp>
                                      <wps:wsp>
                                        <wps:cNvSpPr/>
                                        <wps:spPr>
                                          <a:xfrm>
                                            <a:off x="444960" y="5704200"/>
                                            <a:ext cx="720" cy="762480"/>
                                          </a:xfrm>
                                          <a:prstGeom prst="rect">
                                            <a:avLst/>
                                          </a:prstGeom>
                                          <a:solidFill>
                                            <a:srgbClr val="ffffff"/>
                                          </a:solidFill>
                                          <a:ln>
                                            <a:solidFill>
                                              <a:srgbClr val="000000"/>
                                            </a:solidFill>
                                          </a:ln>
                                        </wps:spPr>
                                        <wps:style>
                                          <a:lnRef idx="0"/>
                                          <a:fillRef idx="0"/>
                                          <a:effectRef idx="0"/>
                                          <a:fontRef idx="minor"/>
                                        </wps:style>
                                        <wps:bodyPr/>
                                      </wps:wsp>
                                      <wps:wsp>
                                        <wps:cNvSpPr/>
                                        <wps:spPr>
                                          <a:xfrm>
                                            <a:off x="444960" y="6466680"/>
                                            <a:ext cx="1623600" cy="72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g:cNvGrpSpPr/>
                                        <wpg:grpSpPr>
                                          <a:xfrm>
                                            <a:off x="1496520" y="3812040"/>
                                            <a:ext cx="572760" cy="2541960"/>
                                          </a:xfrm>
                                        </wpg:grpSpPr>
                                        <wps:wsp>
                                          <wps:cNvSpPr/>
                                          <wps:spPr>
                                            <a:xfrm>
                                              <a:off x="11520" y="0"/>
                                              <a:ext cx="720" cy="2451600"/>
                                            </a:xfrm>
                                            <a:prstGeom prst="rect">
                                              <a:avLst/>
                                            </a:prstGeom>
                                            <a:solidFill>
                                              <a:srgbClr val="ffffff"/>
                                            </a:solidFill>
                                            <a:ln>
                                              <a:solidFill>
                                                <a:srgbClr val="000000"/>
                                              </a:solidFill>
                                            </a:ln>
                                          </wps:spPr>
                                          <wps:style>
                                            <a:lnRef idx="0"/>
                                            <a:fillRef idx="0"/>
                                            <a:effectRef idx="0"/>
                                            <a:fontRef idx="minor"/>
                                          </wps:style>
                                          <wps:bodyPr/>
                                        </wps:wsp>
                                        <wps:wsp>
                                          <wps:cNvSpPr/>
                                          <wps:spPr>
                                            <a:xfrm>
                                              <a:off x="0" y="2451600"/>
                                              <a:ext cx="560880" cy="720"/>
                                            </a:xfrm>
                                            <a:prstGeom prst="rect">
                                              <a:avLst/>
                                            </a:prstGeom>
                                            <a:solidFill>
                                              <a:srgbClr val="ffffff"/>
                                            </a:solidFill>
                                            <a:ln>
                                              <a:solidFill>
                                                <a:srgbClr val="000000"/>
                                              </a:solidFill>
                                            </a:ln>
                                          </wps:spPr>
                                          <wps:style>
                                            <a:lnRef idx="0"/>
                                            <a:fillRef idx="0"/>
                                            <a:effectRef idx="0"/>
                                            <a:fontRef idx="minor"/>
                                          </wps:style>
                                          <wps:bodyPr/>
                                        </wps:wsp>
                                        <wps:wsp>
                                          <wps:cNvSpPr/>
                                          <wps:spPr>
                                            <a:xfrm>
                                              <a:off x="572400" y="2451600"/>
                                              <a:ext cx="720" cy="9000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g:grpSp>
                                    <wps:wsp>
                                      <wps:cNvSpPr/>
                                      <wps:spPr>
                                        <a:xfrm>
                                          <a:off x="773280" y="3337560"/>
                                          <a:ext cx="619920" cy="259560"/>
                                        </a:xfrm>
                                        <a:prstGeom prst="rect">
                                          <a:avLst/>
                                        </a:prstGeom>
                                        <a:noFill/>
                                        <a:ln>
                                          <a:noFill/>
                                        </a:ln>
                                      </wps:spPr>
                                      <wps:style>
                                        <a:lnRef idx="0"/>
                                        <a:fillRef idx="0"/>
                                        <a:effectRef idx="0"/>
                                        <a:fontRef idx="minor"/>
                                      </wps:style>
                                      <wps:txbx>
                                        <w:txbxContent>
                                          <w:p>
                                            <w:pPr>
                                              <w:overflowPunct w:val="false"/>
                                              <w:spacing w:before="0" w:after="0" w:lineRule="auto" w:line="240"/>
                                              <w:rPr/>
                                            </w:pPr>
                                            <w:r>
                                              <w:rPr/>
                                              <w:t>F</w:t>
                                            </w:r>
                                          </w:p>
                                        </w:txbxContent>
                                      </wps:txbx>
                                      <wps:bodyPr>
                                        <a:noAutofit/>
                                      </wps:bodyPr>
                                    </wps:wsp>
                                  </wpg:grpSp>
                                  <wps:wsp>
                                    <wps:cNvSpPr/>
                                    <wps:spPr>
                                      <a:xfrm>
                                        <a:off x="1706400" y="3857760"/>
                                        <a:ext cx="1098720" cy="394920"/>
                                      </a:xfrm>
                                      <a:prstGeom prst="flowChartProcess">
                                        <a:avLst/>
                                      </a:pr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rPr/>
                                          </w:pPr>
                                          <w:r>
                                            <w:rPr>
                                              <w:sz w:val="18"/>
                                            </w:rPr>
                                            <w:t>Display all student test</w:t>
                                          </w:r>
                                        </w:p>
                                      </w:txbxContent>
                                    </wps:txbx>
                                    <wps:bodyPr>
                                      <a:noAutofit/>
                                    </wps:bodyPr>
                                  </wps:wsp>
                                  <wpg:grpSp>
                                    <wpg:cNvGrpSpPr/>
                                    <wpg:grpSpPr>
                                      <a:xfrm>
                                        <a:off x="2431440" y="3406320"/>
                                        <a:ext cx="961920" cy="2946960"/>
                                      </a:xfrm>
                                    </wpg:grpSpPr>
                                    <wpg:grpSp>
                                      <wpg:cNvGrpSpPr/>
                                      <wpg:grpSpPr>
                                        <a:xfrm>
                                          <a:off x="235440" y="0"/>
                                          <a:ext cx="725760" cy="353520"/>
                                        </a:xfrm>
                                      </wpg:grpSpPr>
                                      <wps:wsp>
                                        <wps:cNvSpPr/>
                                        <wps:spPr>
                                          <a:xfrm>
                                            <a:off x="0" y="0"/>
                                            <a:ext cx="720" cy="353160"/>
                                          </a:xfrm>
                                          <a:prstGeom prst="rect">
                                            <a:avLst/>
                                          </a:prstGeom>
                                          <a:solidFill>
                                            <a:srgbClr val="ffffff"/>
                                          </a:solidFill>
                                          <a:ln>
                                            <a:solidFill>
                                              <a:srgbClr val="000000"/>
                                            </a:solidFill>
                                          </a:ln>
                                        </wps:spPr>
                                        <wps:style>
                                          <a:lnRef idx="0"/>
                                          <a:fillRef idx="0"/>
                                          <a:effectRef idx="0"/>
                                          <a:fontRef idx="minor"/>
                                        </wps:style>
                                        <wps:bodyPr/>
                                      </wps:wsp>
                                      <wps:wsp>
                                        <wps:cNvSpPr/>
                                        <wps:spPr>
                                          <a:xfrm>
                                            <a:off x="0" y="352800"/>
                                            <a:ext cx="725760" cy="720"/>
                                          </a:xfrm>
                                          <a:prstGeom prst="rect">
                                            <a:avLst/>
                                          </a:prstGeom>
                                          <a:solidFill>
                                            <a:srgbClr val="ffffff"/>
                                          </a:solidFill>
                                          <a:ln>
                                            <a:solidFill>
                                              <a:srgbClr val="000000"/>
                                            </a:solidFill>
                                          </a:ln>
                                        </wps:spPr>
                                        <wps:style>
                                          <a:lnRef idx="0"/>
                                          <a:fillRef idx="0"/>
                                          <a:effectRef idx="0"/>
                                          <a:fontRef idx="minor"/>
                                        </wps:style>
                                        <wps:bodyPr/>
                                      </wps:wsp>
                                    </wpg:grpSp>
                                    <wpg:grpSp>
                                      <wpg:cNvGrpSpPr/>
                                      <wpg:grpSpPr>
                                        <a:xfrm>
                                          <a:off x="0" y="352800"/>
                                          <a:ext cx="961920" cy="2593800"/>
                                        </a:xfrm>
                                      </wpg:grpSpPr>
                                      <wps:wsp>
                                        <wps:cNvSpPr/>
                                        <wps:spPr>
                                          <a:xfrm>
                                            <a:off x="961200" y="0"/>
                                            <a:ext cx="720" cy="2491920"/>
                                          </a:xfrm>
                                          <a:prstGeom prst="rect">
                                            <a:avLst/>
                                          </a:prstGeom>
                                          <a:solidFill>
                                            <a:srgbClr val="ffffff"/>
                                          </a:solidFill>
                                          <a:ln>
                                            <a:solidFill>
                                              <a:srgbClr val="000000"/>
                                            </a:solidFill>
                                          </a:ln>
                                        </wps:spPr>
                                        <wps:style>
                                          <a:lnRef idx="0"/>
                                          <a:fillRef idx="0"/>
                                          <a:effectRef idx="0"/>
                                          <a:fontRef idx="minor"/>
                                        </wps:style>
                                        <wps:bodyPr/>
                                      </wps:wsp>
                                      <wps:wsp>
                                        <wps:cNvSpPr/>
                                        <wps:spPr>
                                          <a:xfrm flipH="1">
                                            <a:off x="0" y="2492280"/>
                                            <a:ext cx="961560" cy="720"/>
                                          </a:xfrm>
                                          <a:prstGeom prst="rect">
                                            <a:avLst/>
                                          </a:prstGeom>
                                          <a:solidFill>
                                            <a:srgbClr val="ffffff"/>
                                          </a:solidFill>
                                          <a:ln>
                                            <a:solidFill>
                                              <a:srgbClr val="000000"/>
                                            </a:solidFill>
                                          </a:ln>
                                        </wps:spPr>
                                        <wps:style>
                                          <a:lnRef idx="0"/>
                                          <a:fillRef idx="0"/>
                                          <a:effectRef idx="0"/>
                                          <a:fontRef idx="minor"/>
                                        </wps:style>
                                        <wps:bodyPr/>
                                      </wps:wsp>
                                      <wps:wsp>
                                        <wps:cNvSpPr/>
                                        <wps:spPr>
                                          <a:xfrm>
                                            <a:off x="720" y="2492280"/>
                                            <a:ext cx="720" cy="101520"/>
                                          </a:xfrm>
                                          <a:prstGeom prst="rect">
                                            <a:avLst/>
                                          </a:prstGeom>
                                          <a:solidFill>
                                            <a:srgbClr val="ffffff"/>
                                          </a:solidFill>
                                          <a:ln>
                                            <a:solidFill>
                                              <a:srgbClr val="000000"/>
                                            </a:solidFill>
                                            <a:tailEnd len="med" type="triangle" w="med"/>
                                          </a:ln>
                                        </wps:spPr>
                                        <wps:style>
                                          <a:lnRef idx="0"/>
                                          <a:fillRef idx="0"/>
                                          <a:effectRef idx="0"/>
                                          <a:fontRef idx="minor"/>
                                        </wps:style>
                                        <wps:bodyPr/>
                                      </wps:wsp>
                                    </wpg:grpSp>
                                  </wpg:grpSp>
                                  <wps:wsp>
                                    <wps:cNvSpPr/>
                                    <wps:spPr>
                                      <a:xfrm>
                                        <a:off x="1671480" y="5266800"/>
                                        <a:ext cx="1098720" cy="394920"/>
                                      </a:xfrm>
                                      <a:prstGeom prst="flowChartProcess">
                                        <a:avLst/>
                                      </a:prstGeom>
                                      <a:solidFill>
                                        <a:srgbClr val="ffffff"/>
                                      </a:solidFill>
                                      <a:ln>
                                        <a:solidFill>
                                          <a:srgbClr val="000000"/>
                                        </a:solidFill>
                                      </a:ln>
                                    </wps:spPr>
                                    <wps:style>
                                      <a:lnRef idx="0"/>
                                      <a:fillRef idx="0"/>
                                      <a:effectRef idx="0"/>
                                      <a:fontRef idx="minor"/>
                                    </wps:style>
                                    <wps:txbx>
                                      <w:txbxContent>
                                        <w:p>
                                          <w:pPr>
                                            <w:overflowPunct w:val="false"/>
                                            <w:spacing w:before="0" w:after="0" w:lineRule="auto" w:line="240"/>
                                            <w:rPr/>
                                          </w:pPr>
                                          <w:r>
                                            <w:rPr>
                                              <w:sz w:val="18"/>
                                            </w:rPr>
                                            <w:t>Store grade for student</w:t>
                                          </w:r>
                                        </w:p>
                                      </w:txbxContent>
                                    </wps:txbx>
                                    <wps:bodyPr>
                                      <a:noAutofit/>
                                    </wps:bodyPr>
                                  </wps:wsp>
                                </wpg:grpSp>
                              </wpg:grpSp>
                            </wpg:grpSp>
                          </wpg:grpSp>
                        </wpg:grpSp>
                      </wpg:grpSp>
                    </wpg:wgp>
                  </a:graphicData>
                </a:graphic>
              </wp:anchor>
            </w:drawing>
          </mc:Choice>
          <mc:Fallback>
            <w:pict>
              <v:group id="shape_0" alt="Group 101" style="position:absolute;margin-left:2.05pt;margin-top:-24.8pt;width:404.95pt;height:559.55pt" coordorigin="41,-496" coordsize="8099,11191">
                <v:group id="shape_0" alt="Group 192" style="position:absolute;left:41;top:-496;width:8099;height:11191">
                  <v:shapetype id="shapetype_109" coordsize="21600,21600" o:spt="109" path="m,l21600,l21600,21600l,21600xe">
                    <v:stroke joinstyle="miter"/>
                    <v:path gradientshapeok="t" o:connecttype="rect" textboxrect="0,0,21600,21600"/>
                  </v:shapetype>
                  <v:shape id="shape_0" ID="AutoShape 193" fillcolor="white" stroked="t" style="position:absolute;left:2673;top:6678;width:1729;height:621" type="shapetype_109">
                    <v:textbox>
                      <w:txbxContent>
                        <w:p>
                          <w:pPr>
                            <w:overflowPunct w:val="false"/>
                            <w:spacing w:before="0" w:after="0" w:lineRule="auto" w:line="240"/>
                            <w:rPr/>
                          </w:pPr>
                          <w:r>
                            <w:rPr>
                              <w:sz w:val="18"/>
                            </w:rPr>
                            <w:t>Select student and grade</w:t>
                          </w:r>
                        </w:p>
                      </w:txbxContent>
                    </v:textbox>
                    <w10:wrap type="none"/>
                    <v:fill o:detectmouseclick="t" type="solid" color2="black"/>
                    <v:stroke color="black" joinstyle="miter" endcap="flat"/>
                  </v:shape>
                  <v:group id="shape_0" alt="Group 194" style="position:absolute;left:41;top:-496;width:8099;height:11191">
                    <v:group id="shape_0" alt="Group 196" style="position:absolute;left:41;top:-496;width:8099;height:11191">
                      <v:group id="shape_0" alt="Group 197" style="position:absolute;left:5665;top:2164;width:2474;height:1894">
                        <v:shape id="shape_0" ID="Rectangle 199" fillcolor="white" stroked="t" style="position:absolute;left:6296;top:2573;width:1842;height:391" type="shapetype_202">
                          <v:textbox>
                            <w:txbxContent>
                              <w:p>
                                <w:pPr>
                                  <w:overflowPunct w:val="false"/>
                                  <w:spacing w:before="0" w:after="0" w:lineRule="auto" w:line="240"/>
                                  <w:rPr/>
                                </w:pPr>
                                <w:r>
                                  <w:rPr/>
                                  <w:t>Enter ID</w:t>
                                </w:r>
                              </w:p>
                            </w:txbxContent>
                          </v:textbox>
                          <w10:wrap type="square"/>
                          <v:fill o:detectmouseclick="t" type="solid" color2="black"/>
                          <v:stroke color="black" joinstyle="round" endcap="flat"/>
                        </v:shape>
                        <v:shape id="shape_0" ID="Rectangle 201" fillcolor="white" stroked="t" style="position:absolute;left:5665;top:3373;width:2473;height:684" type="shapetype_202">
                          <v:textbox>
                            <w:txbxContent>
                              <w:p>
                                <w:pPr>
                                  <w:overflowPunct w:val="false"/>
                                  <w:spacing w:before="0" w:after="0" w:lineRule="auto" w:line="240"/>
                                  <w:rPr/>
                                </w:pPr>
                                <w:r>
                                  <w:rPr/>
                                  <w:t xml:space="preserve">Upload/Search file to/in database </w:t>
                                </w:r>
                              </w:p>
                            </w:txbxContent>
                          </v:textbox>
                          <w10:wrap type="square"/>
                          <v:fill o:detectmouseclick="t" type="solid" color2="black"/>
                          <v:stroke color="black" joinstyle="round" endcap="flat"/>
                        </v:shape>
                      </v:group>
                      <v:group id="shape_0" alt="Group 202" style="position:absolute;left:41;top:-496;width:8099;height:11191">
                        <v:group id="shape_0" alt="Group 203" style="position:absolute;left:3281;top:8430;width:589;height:1488">
                          <v:oval id="shape_0" ID="Oval 205" fillcolor="white" stroked="t" style="position:absolute;left:3281;top:9347;width:588;height:569">
                            <w10:wrap type="none"/>
                            <v:fill o:detectmouseclick="t" type="solid" color2="black"/>
                            <v:stroke color="black" joinstyle="round" endcap="flat"/>
                          </v:oval>
                        </v:group>
                        <v:group id="shape_0" alt="Group 208" style="position:absolute;left:41;top:-496;width:8099;height:11191">
                          <v:group id="shape_0" alt="Group 209" style="position:absolute;left:207;top:1380;width:7075;height:1248"/>
                          <v:group id="shape_0" alt="Group 215" style="position:absolute;left:41;top:-496;width:8099;height:11191">
                            <v:group id="shape_0" alt="Group 216" style="position:absolute;left:5556;top:4078;width:2584;height:5699">
                              <v:shape id="shape_0" ID="Rectangle 218" fillcolor="white" stroked="t" style="position:absolute;left:5556;top:4487;width:2583;height:411" type="shapetype_202">
                                <v:textbox>
                                  <w:txbxContent>
                                    <w:p>
                                      <w:pPr>
                                        <w:overflowPunct w:val="false"/>
                                        <w:spacing w:before="0" w:after="0" w:lineRule="auto" w:line="240"/>
                                        <w:rPr/>
                                      </w:pPr>
                                      <w:r>
                                        <w:rPr/>
                                        <w:t>Display/download files</w:t>
                                      </w:r>
                                    </w:p>
                                  </w:txbxContent>
                                </v:textbox>
                                <w10:wrap type="square"/>
                                <v:fill o:detectmouseclick="t" type="solid" color2="black"/>
                                <v:stroke color="black" joinstyle="round" endcap="flat"/>
                              </v:shape>
                            </v:group>
                            <v:oval id="shape_0" ID="Oval 222" fillcolor="white" stroked="t" style="position:absolute;left:2908;top:10264;width:1348;height:431">
                              <v:textbox>
                                <w:txbxContent>
                                  <w:p>
                                    <w:pPr>
                                      <w:overflowPunct w:val="false"/>
                                      <w:spacing w:before="0" w:after="0" w:lineRule="auto" w:line="240"/>
                                      <w:jc w:val="center"/>
                                      <w:rPr/>
                                    </w:pPr>
                                    <w:r>
                                      <w:rPr>
                                        <w:sz w:val="18"/>
                                      </w:rPr>
                                      <w:t>Stop</w:t>
                                    </w:r>
                                  </w:p>
                                </w:txbxContent>
                              </v:textbox>
                              <w10:wrap type="square"/>
                              <v:fill o:detectmouseclick="t" type="solid" color2="black"/>
                              <v:stroke color="black" joinstyle="round" endcap="flat"/>
                            </v:oval>
                            <v:group id="shape_0" alt="Group 223" style="position:absolute;left:1219;top:1277;width:6533;height:3590">
                              <v:group id="shape_0" alt="Group 224" style="position:absolute;left:3040;top:2166;width:1418;height:2702">
                                <v:shape id="shape_0" ID="AutoShape 226" fillcolor="white" stroked="t" style="position:absolute;left:3040;top:2593;width:1417;height:547" type="shapetype_109">
                                  <v:textbox>
                                    <w:txbxContent>
                                      <w:p>
                                        <w:pPr>
                                          <w:overflowPunct w:val="false"/>
                                          <w:spacing w:before="0" w:after="0" w:lineRule="auto" w:line="240"/>
                                          <w:rPr/>
                                        </w:pPr>
                                        <w:r>
                                          <w:rPr>
                                            <w:sz w:val="16"/>
                                          </w:rPr>
                                          <w:t>Enter search criteria</w:t>
                                        </w:r>
                                      </w:p>
                                    </w:txbxContent>
                                  </v:textbox>
                                  <w10:wrap type="none"/>
                                  <v:fill o:detectmouseclick="t" type="solid" color2="black"/>
                                  <v:stroke color="black" joinstyle="miter" endcap="flat"/>
                                </v:shape>
                                <v:shape id="shape_0" ID="AutoShape 228" fillcolor="white" stroked="t" style="position:absolute;left:3040;top:3571;width:1417;height:547" type="shapetype_109">
                                  <v:textbox>
                                    <w:txbxContent>
                                      <w:p>
                                        <w:pPr>
                                          <w:overflowPunct w:val="false"/>
                                          <w:spacing w:before="0" w:after="0" w:lineRule="auto" w:line="240"/>
                                          <w:jc w:val="center"/>
                                          <w:rPr/>
                                        </w:pPr>
                                        <w:r>
                                          <w:rPr>
                                            <w:sz w:val="16"/>
                                          </w:rPr>
                                          <w:t>Search Database</w:t>
                                        </w:r>
                                      </w:p>
                                    </w:txbxContent>
                                  </v:textbox>
                                  <w10:wrap type="none"/>
                                  <v:fill o:detectmouseclick="t" type="solid" color2="black"/>
                                  <v:stroke color="black" joinstyle="miter" endcap="flat"/>
                                </v:shape>
                                <v:shape id="shape_0" ID="AutoShape 229" fillcolor="white" stroked="t" style="position:absolute;left:3040;top:4457;width:1417;height:409" type="shapetype_109">
                                  <v:textbox>
                                    <w:txbxContent>
                                      <w:p>
                                        <w:pPr>
                                          <w:overflowPunct w:val="false"/>
                                          <w:spacing w:before="0" w:after="0" w:lineRule="auto" w:line="240"/>
                                          <w:jc w:val="center"/>
                                          <w:rPr/>
                                        </w:pPr>
                                        <w:r>
                                          <w:rPr>
                                            <w:sz w:val="18"/>
                                          </w:rPr>
                                          <w:t>Display Results</w:t>
                                        </w:r>
                                      </w:p>
                                    </w:txbxContent>
                                  </v:textbox>
                                  <w10:wrap type="none"/>
                                  <v:fill o:detectmouseclick="t" type="solid" color2="black"/>
                                  <v:stroke color="black" joinstyle="miter" endcap="flat"/>
                                </v:shape>
                              </v:group>
                              <v:group id="shape_0" alt="Group 231" style="position:absolute;left:1219;top:1277;width:6533;height:1084">
                                <v:group id="shape_0" alt="Group 232" style="position:absolute;left:1219;top:1277;width:6462;height:1084">
                                  <v:group id="shape_0" alt="Group 233" style="position:absolute;left:1219;top:1313;width:3960;height:1048">
                                    <v:group id="shape_0" alt="Group 234" style="position:absolute;left:1219;top:1313;width:2929;height:853"/>
                                  </v:group>
                                </v:group>
                              </v:group>
                            </v:group>
                            <v:group id="shape_0" alt="Group 241" style="position:absolute;left:41;top:-496;width:3259;height:10184">
                              <v:group id="shape_0" alt="Group 242" style="position:absolute;left:41;top:-496;width:3259;height:10184">
                                <v:group id="shape_0" alt="Group 243" style="position:absolute;left:41;top:-496;width:1639;height:8948">
                                  <v:group id="shape_0" alt="Group 246" style="position:absolute;left:41;top:267;width:1639;height:8185">
                                    <v:shapetype id="shapetype_111" coordsize="21600,21600" o:spt="111" path="m,21600l4320,l21600,l17280,21600xe">
                                      <v:stroke joinstyle="miter"/>
                                      <v:formulas>
                                        <v:f eqn="prod width 2 5"/>
                                        <v:f eqn="prod width 3 5"/>
                                        <v:f eqn="prod width 4 5"/>
                                        <v:f eqn="prod width 9 10"/>
                                      </v:formulas>
                                      <v:path gradientshapeok="t" o:connecttype="rect" textboxrect="4320,0,@2,21600"/>
                                    </v:shapetype>
                                    <v:shape id="shape_0" ID="AutoShape 247" fillcolor="white" stroked="t" style="position:absolute;left:41;top:267;width:1638;height:547" type="shapetype_111">
                                      <v:textbox>
                                        <w:txbxContent>
                                          <w:p>
                                            <w:pPr>
                                              <w:overflowPunct w:val="false"/>
                                              <w:spacing w:before="0" w:after="0" w:lineRule="auto" w:line="240"/>
                                              <w:jc w:val="left"/>
                                              <w:rPr/>
                                            </w:pPr>
                                            <w:r>
                                              <w:rPr>
                                                <w:sz w:val="16"/>
                                              </w:rPr>
                                              <w:t>Enter Command</w:t>
                                            </w:r>
                                          </w:p>
                                        </w:txbxContent>
                                      </v:textbox>
                                      <w10:wrap type="none"/>
                                      <v:fill o:detectmouseclick="t" type="solid" color2="black"/>
                                      <v:stroke color="black" joinstyle="miter" endcap="flat"/>
                                    </v:shape>
                                    <v:group id="shape_0" alt="Group 248" style="position:absolute;left:167;top:1205;width:1159;height:1142"/>
                                    <v:shape id="shape_0" ID="Rectangle 251" fillcolor="white" stroked="t" style="position:absolute;left:132;top:2721;width:1288;height:373" type="shapetype_202">
                                      <v:textbox>
                                        <w:txbxContent>
                                          <w:p>
                                            <w:pPr>
                                              <w:overflowPunct w:val="false"/>
                                              <w:spacing w:before="0" w:after="0" w:lineRule="auto" w:line="240"/>
                                              <w:rPr/>
                                            </w:pPr>
                                            <w:r>
                                              <w:rPr>
                                                <w:sz w:val="18"/>
                                              </w:rPr>
                                              <w:t>Display Job</w:t>
                                            </w:r>
                                          </w:p>
                                        </w:txbxContent>
                                      </v:textbox>
                                      <w10:wrap type="square"/>
                                      <v:fill o:detectmouseclick="t" type="solid" color2="black"/>
                                      <v:stroke color="black" joinstyle="round" endcap="flat"/>
                                    </v:shape>
                                    <v:group id="shape_0" alt="Group 252" style="position:absolute;left:207;top:4441;width:1159;height:1142"/>
                                    <v:shape id="shape_0" ID="Rectangle 255" fillcolor="white" stroked="t" style="position:absolute;left:78;top:5991;width:1288;height:547" type="shapetype_202">
                                      <v:textbox>
                                        <w:txbxContent>
                                          <w:p>
                                            <w:pPr>
                                              <w:overflowPunct w:val="false"/>
                                              <w:spacing w:before="0" w:after="0" w:lineRule="auto" w:line="240"/>
                                              <w:rPr/>
                                            </w:pPr>
                                            <w:r>
                                              <w:rPr>
                                                <w:sz w:val="18"/>
                                              </w:rPr>
                                              <w:t>Display test form</w:t>
                                            </w:r>
                                          </w:p>
                                        </w:txbxContent>
                                      </v:textbox>
                                      <w10:wrap type="square"/>
                                      <v:fill o:detectmouseclick="t" type="solid" color2="black"/>
                                      <v:stroke color="black" joinstyle="round" endcap="flat"/>
                                    </v:shape>
                                    <v:shape id="shape_0" ID="Rectangle 256" fillcolor="white" stroked="t" style="position:absolute;left:207;top:6948;width:1288;height:547" type="shapetype_202">
                                      <v:textbox>
                                        <w:txbxContent>
                                          <w:p>
                                            <w:pPr>
                                              <w:overflowPunct w:val="false"/>
                                              <w:spacing w:before="0" w:after="0" w:lineRule="auto" w:line="240"/>
                                              <w:rPr/>
                                            </w:pPr>
                                            <w:r>
                                              <w:rPr>
                                                <w:sz w:val="18"/>
                                              </w:rPr>
                                              <w:t>Enter test info.</w:t>
                                            </w:r>
                                          </w:p>
                                        </w:txbxContent>
                                      </v:textbox>
                                      <w10:wrap type="square"/>
                                      <v:fill o:detectmouseclick="t" type="solid" color2="black"/>
                                      <v:stroke color="black" joinstyle="round" endcap="flat"/>
                                    </v:shape>
                                    <v:group id="shape_0" alt="Group 257" style="position:absolute;left:41;top:815;width:1639;height:7090">
                                      <v:shape id="shape_0" ID="AutoShape 261" fillcolor="white" stroked="t" style="position:absolute;left:41;top:3504;width:1638;height:547" type="shapetype_111">
                                        <v:textbox>
                                          <w:txbxContent>
                                            <w:p>
                                              <w:pPr>
                                                <w:overflowPunct w:val="false"/>
                                                <w:spacing w:before="0" w:after="0" w:lineRule="auto" w:line="240"/>
                                                <w:jc w:val="left"/>
                                                <w:rPr/>
                                              </w:pPr>
                                              <w:r>
                                                <w:rPr>
                                                  <w:sz w:val="16"/>
                                                </w:rPr>
                                                <w:t>Enter Command</w:t>
                                              </w:r>
                                            </w:p>
                                          </w:txbxContent>
                                        </v:textbox>
                                        <w10:wrap type="none"/>
                                        <v:fill o:detectmouseclick="t" type="solid" color2="black"/>
                                        <v:stroke color="black" joinstyle="miter" endcap="flat"/>
                                      </v:shape>
                                    </v:group>
                                    <v:shape id="shape_0" ID="Rectangle 266" fillcolor="white" stroked="t" style="position:absolute;left:132;top:7904;width:1288;height:547" type="shapetype_202">
                                      <v:textbox>
                                        <w:txbxContent>
                                          <w:p>
                                            <w:pPr>
                                              <w:overflowPunct w:val="false"/>
                                              <w:spacing w:before="0" w:after="0" w:lineRule="auto" w:line="240"/>
                                              <w:rPr/>
                                            </w:pPr>
                                            <w:r>
                                              <w:rPr>
                                                <w:sz w:val="18"/>
                                              </w:rPr>
                                              <w:t>Store test in database</w:t>
                                            </w:r>
                                          </w:p>
                                        </w:txbxContent>
                                      </v:textbox>
                                      <w10:wrap type="square"/>
                                      <v:fill o:detectmouseclick="t" type="solid" color2="black"/>
                                      <v:stroke color="black" joinstyle="round" endcap="flat"/>
                                    </v:shape>
                                  </v:group>
                                </v:group>
                                <v:group id="shape_0" alt="Group 269" style="position:absolute;left:2398;top:5507;width:903;height:4003"/>
                              </v:group>
                            </v:group>
                            <v:shape id="shape_0" ID="AutoShape 274" fillcolor="white" stroked="t" style="position:absolute;left:2728;top:5579;width:1729;height:621" type="shapetype_109">
                              <v:textbox>
                                <w:txbxContent>
                                  <w:p>
                                    <w:pPr>
                                      <w:overflowPunct w:val="false"/>
                                      <w:spacing w:before="0" w:after="0" w:lineRule="auto" w:line="240"/>
                                      <w:rPr/>
                                    </w:pPr>
                                    <w:r>
                                      <w:rPr>
                                        <w:sz w:val="18"/>
                                      </w:rPr>
                                      <w:t>Display all student test</w:t>
                                    </w:r>
                                  </w:p>
                                </w:txbxContent>
                              </v:textbox>
                              <w10:wrap type="none"/>
                              <v:fill o:detectmouseclick="t" type="solid" color2="black"/>
                              <v:stroke color="black" joinstyle="miter" endcap="flat"/>
                            </v:shape>
                            <v:group id="shape_0" alt="Group 275" style="position:absolute;left:3870;top:4868;width:1514;height:4640">
                              <v:group id="shape_0" alt="Group 276" style="position:absolute;left:4241;top:4868;width:1143;height:557"/>
                              <v:group id="shape_0" alt="Group 279" style="position:absolute;left:3870;top:5424;width:1514;height:4084"/>
                            </v:group>
                            <v:shape id="shape_0" ID="AutoShape 283" fillcolor="white" stroked="t" style="position:absolute;left:2673;top:7798;width:1729;height:621" type="shapetype_109">
                              <v:textbox>
                                <w:txbxContent>
                                  <w:p>
                                    <w:pPr>
                                      <w:overflowPunct w:val="false"/>
                                      <w:spacing w:before="0" w:after="0" w:lineRule="auto" w:line="240"/>
                                      <w:rPr/>
                                    </w:pPr>
                                    <w:r>
                                      <w:rPr>
                                        <w:sz w:val="18"/>
                                      </w:rPr>
                                      <w:t>Store grade for student</w:t>
                                    </w:r>
                                  </w:p>
                                </w:txbxContent>
                              </v:textbox>
                              <w10:wrap type="none"/>
                              <v:fill o:detectmouseclick="t" type="solid" color2="black"/>
                              <v:stroke color="black" joinstyle="miter" endcap="flat"/>
                            </v:shape>
                          </v:group>
                        </v:group>
                      </v:group>
                    </v:group>
                  </v:group>
                </v:group>
              </v:group>
            </w:pict>
          </mc:Fallback>
        </mc:AlternateContent>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r>
        <mc:AlternateContent>
          <mc:Choice Requires="wps">
            <w:drawing>
              <wp:anchor behindDoc="0" distT="0" distB="0" distL="114300" distR="114300" simplePos="0" locked="0" layoutInCell="1" allowOverlap="1" relativeHeight="4">
                <wp:simplePos x="0" y="0"/>
                <wp:positionH relativeFrom="column">
                  <wp:posOffset>2315210</wp:posOffset>
                </wp:positionH>
                <wp:positionV relativeFrom="paragraph">
                  <wp:posOffset>5080</wp:posOffset>
                </wp:positionV>
                <wp:extent cx="629920" cy="273050"/>
                <wp:effectExtent l="0" t="0" r="0" b="0"/>
                <wp:wrapNone/>
                <wp:docPr id="8" name=""/>
                <a:graphic xmlns:a="http://schemas.openxmlformats.org/drawingml/2006/main">
                  <a:graphicData uri="http://schemas.microsoft.com/office/word/2010/wordprocessingShape">
                    <wps:wsp>
                      <wps:cNvSpPr txBox="1"/>
                      <wps:spPr>
                        <a:xfrm>
                          <a:off x="0" y="0"/>
                          <a:ext cx="629920" cy="273050"/>
                        </a:xfrm>
                        <a:prstGeom prst="rect"/>
                      </wps:spPr>
                      <wps:txbx>
                        <w:txbxContent>
                          <w:p>
                            <w:pPr>
                              <w:pStyle w:val="FrameContents"/>
                              <w:spacing w:before="0" w:after="160"/>
                              <w:rPr/>
                            </w:pPr>
                            <w:r>
                              <w:rPr/>
                              <w:t>T</w:t>
                            </w:r>
                          </w:p>
                        </w:txbxContent>
                      </wps:txbx>
                      <wps:bodyPr anchor="t" lIns="91440" tIns="45720" rIns="91440" bIns="45720">
                        <a:noAutofit/>
                      </wps:bodyPr>
                    </wps:wsp>
                  </a:graphicData>
                </a:graphic>
              </wp:anchor>
            </w:drawing>
          </mc:Choice>
          <mc:Fallback>
            <w:pict>
              <v:rect stroked="f" strokeweight="0pt" style="position:absolute;rotation:0;width:49.6pt;height:21.5pt;mso-wrap-distance-left:9pt;mso-wrap-distance-right:9pt;mso-wrap-distance-top:0pt;mso-wrap-distance-bottom:0pt;margin-top:0.4pt;mso-position-vertical-relative:text;margin-left:182.3pt;mso-position-horizontal-relative:text">
                <v:textbox>
                  <w:txbxContent>
                    <w:p>
                      <w:pPr>
                        <w:pStyle w:val="FrameContents"/>
                        <w:spacing w:before="0" w:after="160"/>
                        <w:rPr/>
                      </w:pPr>
                      <w:r>
                        <w:rPr/>
                        <w:t>T</w:t>
                      </w:r>
                    </w:p>
                  </w:txbxContent>
                </v:textbox>
              </v:rect>
            </w:pict>
          </mc:Fallback>
        </mc:AlternateContent>
      </w:r>
      <w:r>
        <mc:AlternateContent>
          <mc:Choice Requires="wps">
            <w:drawing>
              <wp:anchor behindDoc="0" distT="0" distB="0" distL="114300" distR="114300" simplePos="0" locked="0" layoutInCell="1" allowOverlap="1" relativeHeight="6">
                <wp:simplePos x="0" y="0"/>
                <wp:positionH relativeFrom="column">
                  <wp:posOffset>4567555</wp:posOffset>
                </wp:positionH>
                <wp:positionV relativeFrom="paragraph">
                  <wp:posOffset>1270</wp:posOffset>
                </wp:positionV>
                <wp:extent cx="297815" cy="283845"/>
                <wp:effectExtent l="0" t="0" r="0" b="0"/>
                <wp:wrapNone/>
                <wp:docPr id="9" name=""/>
                <a:graphic xmlns:a="http://schemas.openxmlformats.org/drawingml/2006/main">
                  <a:graphicData uri="http://schemas.microsoft.com/office/word/2010/wordprocessingShape">
                    <wps:wsp>
                      <wps:cNvSpPr txBox="1"/>
                      <wps:spPr>
                        <a:xfrm>
                          <a:off x="0" y="0"/>
                          <a:ext cx="297815" cy="283845"/>
                        </a:xfrm>
                        <a:prstGeom prst="rect"/>
                      </wps:spPr>
                      <wps:txbx>
                        <w:txbxContent>
                          <w:p>
                            <w:pPr>
                              <w:pStyle w:val="FrameContents"/>
                              <w:spacing w:before="0" w:after="160"/>
                              <w:rPr/>
                            </w:pPr>
                            <w:r>
                              <w:rPr/>
                              <w:t>T</w:t>
                            </w:r>
                          </w:p>
                        </w:txbxContent>
                      </wps:txbx>
                      <wps:bodyPr anchor="t" lIns="91440" tIns="45720" rIns="91440" bIns="45720">
                        <a:noAutofit/>
                      </wps:bodyPr>
                    </wps:wsp>
                  </a:graphicData>
                </a:graphic>
              </wp:anchor>
            </w:drawing>
          </mc:Choice>
          <mc:Fallback>
            <w:pict>
              <v:rect stroked="f" strokeweight="0pt" style="position:absolute;rotation:0;width:23.45pt;height:22.35pt;mso-wrap-distance-left:9pt;mso-wrap-distance-right:9pt;mso-wrap-distance-top:0pt;mso-wrap-distance-bottom:0pt;margin-top:0.1pt;mso-position-vertical-relative:text;margin-left:359.65pt;mso-position-horizontal-relative:text">
                <v:textbox>
                  <w:txbxContent>
                    <w:p>
                      <w:pPr>
                        <w:pStyle w:val="FrameContents"/>
                        <w:spacing w:before="0" w:after="160"/>
                        <w:rPr/>
                      </w:pPr>
                      <w:r>
                        <w:rPr/>
                        <w:t>T</w:t>
                      </w:r>
                    </w:p>
                  </w:txbxContent>
                </v:textbox>
              </v:rect>
            </w:pict>
          </mc:Fallback>
        </mc:AlternateContent>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mc:AlternateContent>
          <mc:Choice Requires="wps">
            <w:drawing>
              <wp:anchor behindDoc="0" distT="0" distB="0" distL="114300" distR="114300" simplePos="0" locked="0" layoutInCell="1" allowOverlap="1" relativeHeight="2">
                <wp:simplePos x="0" y="0"/>
                <wp:positionH relativeFrom="column">
                  <wp:posOffset>1331595</wp:posOffset>
                </wp:positionH>
                <wp:positionV relativeFrom="paragraph">
                  <wp:posOffset>61595</wp:posOffset>
                </wp:positionV>
                <wp:extent cx="415925" cy="571500"/>
                <wp:effectExtent l="0" t="0" r="0" b="0"/>
                <wp:wrapNone/>
                <wp:docPr id="10" name="Flowchart: Decision 98"/>
                <a:graphic xmlns:a="http://schemas.openxmlformats.org/drawingml/2006/main">
                  <a:graphicData uri="http://schemas.microsoft.com/office/word/2010/wordprocessingShape">
                    <wps:wsp>
                      <wps:cNvSpPr/>
                      <wps:spPr>
                        <a:xfrm>
                          <a:off x="0" y="0"/>
                          <a:ext cx="415440" cy="57096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5">
                <wp:simplePos x="0" y="0"/>
                <wp:positionH relativeFrom="column">
                  <wp:posOffset>799465</wp:posOffset>
                </wp:positionH>
                <wp:positionV relativeFrom="paragraph">
                  <wp:posOffset>314325</wp:posOffset>
                </wp:positionV>
                <wp:extent cx="532765" cy="1270"/>
                <wp:effectExtent l="0" t="0" r="0" b="0"/>
                <wp:wrapNone/>
                <wp:docPr id="11" name="Straight Arrow Connector 96"/>
                <a:graphic xmlns:a="http://schemas.openxmlformats.org/drawingml/2006/main">
                  <a:graphicData uri="http://schemas.microsoft.com/office/word/2010/wordprocessingShape">
                    <wps:wsp>
                      <wps:cNvSpPr/>
                      <wps:spPr>
                        <a:xfrm>
                          <a:off x="0" y="0"/>
                          <a:ext cx="532080" cy="720"/>
                        </a:xfrm>
                        <a:prstGeom prst="rect">
                          <a:avLst/>
                        </a:prstGeom>
                        <a:solidFill>
                          <a:srgbClr val="ffffff"/>
                        </a:solidFill>
                        <a:ln>
                          <a:solidFill>
                            <a:srgbClr val="000000"/>
                          </a:solidFill>
                          <a:tailEnd len="med" type="triangle" w="med"/>
                        </a:ln>
                      </wps:spPr>
                      <wps:style>
                        <a:lnRef idx="0"/>
                        <a:fillRef idx="0"/>
                        <a:effectRef idx="0"/>
                        <a:fontRef idx="minor"/>
                      </wps:style>
                      <wps:bodyPr/>
                    </wps:wsp>
                  </a:graphicData>
                </a:graphic>
              </wp:anchor>
            </w:drawing>
          </mc:Choice>
          <mc:Fallback>
            <w:pict/>
          </mc:Fallback>
        </mc:AlternateContent>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mc:AlternateContent>
          <mc:Choice Requires="wps">
            <w:drawing>
              <wp:anchor behindDoc="0" distT="0" distB="0" distL="114300" distR="114300" simplePos="0" locked="0" layoutInCell="1" allowOverlap="1" relativeHeight="3">
                <wp:simplePos x="0" y="0"/>
                <wp:positionH relativeFrom="column">
                  <wp:posOffset>1721485</wp:posOffset>
                </wp:positionH>
                <wp:positionV relativeFrom="paragraph">
                  <wp:posOffset>157480</wp:posOffset>
                </wp:positionV>
                <wp:extent cx="582930" cy="1270"/>
                <wp:effectExtent l="0" t="0" r="0" b="0"/>
                <wp:wrapNone/>
                <wp:docPr id="12" name="Straight Arrow Connector 97"/>
                <a:graphic xmlns:a="http://schemas.openxmlformats.org/drawingml/2006/main">
                  <a:graphicData uri="http://schemas.microsoft.com/office/word/2010/wordprocessingShape">
                    <wps:wsp>
                      <wps:cNvSpPr/>
                      <wps:spPr>
                        <a:xfrm>
                          <a:off x="0" y="0"/>
                          <a:ext cx="582120" cy="72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r>
        <mc:AlternateContent>
          <mc:Choice Requires="wps">
            <w:drawing>
              <wp:anchor behindDoc="0" distT="0" distB="0" distL="114300" distR="114300" simplePos="0" locked="0" layoutInCell="1" allowOverlap="1" relativeHeight="7">
                <wp:simplePos x="0" y="0"/>
                <wp:positionH relativeFrom="column">
                  <wp:posOffset>447040</wp:posOffset>
                </wp:positionH>
                <wp:positionV relativeFrom="paragraph">
                  <wp:posOffset>135890</wp:posOffset>
                </wp:positionV>
                <wp:extent cx="352425" cy="414655"/>
                <wp:effectExtent l="0" t="0" r="0" b="0"/>
                <wp:wrapNone/>
                <wp:docPr id="13" name=""/>
                <a:graphic xmlns:a="http://schemas.openxmlformats.org/drawingml/2006/main">
                  <a:graphicData uri="http://schemas.microsoft.com/office/word/2010/wordprocessingShape">
                    <wps:wsp>
                      <wps:cNvSpPr txBox="1"/>
                      <wps:spPr>
                        <a:xfrm>
                          <a:off x="0" y="0"/>
                          <a:ext cx="352425" cy="414655"/>
                        </a:xfrm>
                        <a:prstGeom prst="rect"/>
                      </wps:spPr>
                      <wps:txbx>
                        <w:txbxContent>
                          <w:p>
                            <w:pPr>
                              <w:pStyle w:val="FrameContents"/>
                              <w:spacing w:before="0" w:after="160"/>
                              <w:rPr>
                                <w:sz w:val="20"/>
                              </w:rPr>
                            </w:pPr>
                            <w:r>
                              <w:rPr>
                                <w:sz w:val="20"/>
                              </w:rPr>
                              <w:t>T</w:t>
                            </w:r>
                          </w:p>
                        </w:txbxContent>
                      </wps:txbx>
                      <wps:bodyPr anchor="t" lIns="91440" tIns="45720" rIns="91440" bIns="45720">
                        <a:noAutofit/>
                      </wps:bodyPr>
                    </wps:wsp>
                  </a:graphicData>
                </a:graphic>
              </wp:anchor>
            </w:drawing>
          </mc:Choice>
          <mc:Fallback>
            <w:pict>
              <v:rect stroked="f" strokeweight="0pt" style="position:absolute;rotation:0;width:27.75pt;height:32.65pt;mso-wrap-distance-left:9pt;mso-wrap-distance-right:9pt;mso-wrap-distance-top:0pt;mso-wrap-distance-bottom:0pt;margin-top:10.7pt;mso-position-vertical-relative:text;margin-left:35.2pt;mso-position-horizontal-relative:text">
                <v:textbox>
                  <w:txbxContent>
                    <w:p>
                      <w:pPr>
                        <w:pStyle w:val="FrameContents"/>
                        <w:spacing w:before="0" w:after="160"/>
                        <w:rPr>
                          <w:sz w:val="20"/>
                        </w:rPr>
                      </w:pPr>
                      <w:r>
                        <w:rPr>
                          <w:sz w:val="20"/>
                        </w:rPr>
                        <w:t>T</w:t>
                      </w:r>
                    </w:p>
                  </w:txbxContent>
                </v:textbox>
              </v:rect>
            </w:pict>
          </mc:Fallback>
        </mc:AlternateContent>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rPr>
          <w:rFonts w:ascii="Times New Roman" w:hAnsi="Times New Roman" w:cs="Times New Roman"/>
          <w:b/>
          <w:b/>
          <w:i/>
          <w:i/>
          <w:color w:val="292929"/>
          <w:sz w:val="28"/>
          <w:szCs w:val="28"/>
        </w:rPr>
      </w:pPr>
      <w:r>
        <w:rPr>
          <w:rFonts w:cs="Times New Roman" w:ascii="Times New Roman" w:hAnsi="Times New Roman"/>
          <w:b/>
          <w:i/>
          <w:color w:val="292929"/>
          <w:sz w:val="28"/>
          <w:szCs w:val="28"/>
        </w:rPr>
      </w:r>
    </w:p>
    <w:p>
      <w:pPr>
        <w:pStyle w:val="Normal"/>
        <w:spacing w:lineRule="auto" w:line="360"/>
        <w:rPr>
          <w:rFonts w:ascii="Times New Roman" w:hAnsi="Times New Roman" w:cs="Times New Roman"/>
          <w:color w:val="292929"/>
          <w:sz w:val="28"/>
          <w:szCs w:val="28"/>
        </w:rPr>
      </w:pPr>
      <w:r>
        <w:rPr>
          <w:rFonts w:cs="Times New Roman" w:ascii="Times New Roman" w:hAnsi="Times New Roman"/>
          <w:color w:val="292929"/>
          <w:sz w:val="28"/>
          <w:szCs w:val="28"/>
        </w:rPr>
        <w:t xml:space="preserve"> </w:t>
      </w:r>
      <w:r>
        <w:rPr>
          <w:rFonts w:cs="Times New Roman" w:ascii="Times New Roman" w:hAnsi="Times New Roman"/>
          <w:color w:val="292929"/>
          <w:sz w:val="28"/>
          <w:szCs w:val="28"/>
        </w:rPr>
        <w:t xml:space="preserve">Fig. 3.3 Flowchart for the System </w:t>
      </w:r>
      <w:r>
        <w:br w:type="page"/>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t>3.3 INTERFACE DESIGN</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This section shows the aspect of the system design that defines the interfaces and data that satisfy specified requirements. </w:t>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LOGIN INTERFACE</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ListParagraph"/>
        <w:tabs>
          <w:tab w:val="clear" w:pos="720"/>
          <w:tab w:val="left" w:pos="4500" w:leader="none"/>
        </w:tabs>
        <w:spacing w:lineRule="auto" w:line="360"/>
        <w:ind w:left="810" w:hanging="0"/>
        <w:rPr>
          <w:rFonts w:ascii="Times New Roman" w:hAnsi="Times New Roman" w:cs="Times New Roman"/>
          <w:sz w:val="28"/>
          <w:szCs w:val="28"/>
        </w:rPr>
      </w:pPr>
      <w:r>
        <mc:AlternateContent>
          <mc:Choice Requires="wps">
            <w:drawing>
              <wp:anchor behindDoc="0" distT="0" distB="0" distL="114300" distR="114300" simplePos="0" locked="0" layoutInCell="1" allowOverlap="1" relativeHeight="15">
                <wp:simplePos x="0" y="0"/>
                <wp:positionH relativeFrom="column">
                  <wp:posOffset>3552190</wp:posOffset>
                </wp:positionH>
                <wp:positionV relativeFrom="paragraph">
                  <wp:posOffset>295275</wp:posOffset>
                </wp:positionV>
                <wp:extent cx="1270" cy="334010"/>
                <wp:effectExtent l="0" t="0" r="0" b="0"/>
                <wp:wrapNone/>
                <wp:docPr id="14" name="Straight Arrow Connector 321"/>
                <a:graphic xmlns:a="http://schemas.openxmlformats.org/drawingml/2006/main">
                  <a:graphicData uri="http://schemas.microsoft.com/office/word/2010/wordprocessingShape">
                    <wps:wsp>
                      <wps:cNvSpPr/>
                      <wps:spPr>
                        <a:xfrm>
                          <a:off x="0" y="0"/>
                          <a:ext cx="720" cy="33336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6">
                <wp:simplePos x="0" y="0"/>
                <wp:positionH relativeFrom="column">
                  <wp:posOffset>3163570</wp:posOffset>
                </wp:positionH>
                <wp:positionV relativeFrom="paragraph">
                  <wp:posOffset>295275</wp:posOffset>
                </wp:positionV>
                <wp:extent cx="1270" cy="334010"/>
                <wp:effectExtent l="0" t="0" r="0" b="0"/>
                <wp:wrapNone/>
                <wp:docPr id="15" name="Straight Arrow Connector 322"/>
                <a:graphic xmlns:a="http://schemas.openxmlformats.org/drawingml/2006/main">
                  <a:graphicData uri="http://schemas.microsoft.com/office/word/2010/wordprocessingShape">
                    <wps:wsp>
                      <wps:cNvSpPr/>
                      <wps:spPr>
                        <a:xfrm>
                          <a:off x="0" y="0"/>
                          <a:ext cx="720" cy="33336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7">
                <wp:simplePos x="0" y="0"/>
                <wp:positionH relativeFrom="column">
                  <wp:posOffset>2867025</wp:posOffset>
                </wp:positionH>
                <wp:positionV relativeFrom="paragraph">
                  <wp:posOffset>295275</wp:posOffset>
                </wp:positionV>
                <wp:extent cx="1270" cy="334010"/>
                <wp:effectExtent l="0" t="0" r="0" b="0"/>
                <wp:wrapNone/>
                <wp:docPr id="16" name="Straight Arrow Connector 320"/>
                <a:graphic xmlns:a="http://schemas.openxmlformats.org/drawingml/2006/main">
                  <a:graphicData uri="http://schemas.microsoft.com/office/word/2010/wordprocessingShape">
                    <wps:wsp>
                      <wps:cNvSpPr/>
                      <wps:spPr>
                        <a:xfrm>
                          <a:off x="0" y="0"/>
                          <a:ext cx="720" cy="33336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9">
                <wp:simplePos x="0" y="0"/>
                <wp:positionH relativeFrom="column">
                  <wp:posOffset>3257550</wp:posOffset>
                </wp:positionH>
                <wp:positionV relativeFrom="paragraph">
                  <wp:posOffset>342900</wp:posOffset>
                </wp:positionV>
                <wp:extent cx="210185" cy="191135"/>
                <wp:effectExtent l="0" t="0" r="0" b="0"/>
                <wp:wrapNone/>
                <wp:docPr id="17" name="Rectangle 318"/>
                <a:graphic xmlns:a="http://schemas.openxmlformats.org/drawingml/2006/main">
                  <a:graphicData uri="http://schemas.microsoft.com/office/word/2010/wordprocessingShape">
                    <wps:wsp>
                      <wps:cNvSpPr/>
                      <wps:nvSpPr>
                        <wps:cNvPr id="17" name="Rectangle 1"/>
                        <wps:cNvSpPr/>
                      </wps:nvSpPr>
                      <wps:spPr>
                        <a:xfrm>
                          <a:off x="0" y="0"/>
                          <a:ext cx="209520" cy="190440"/>
                        </a:xfrm>
                        <a:prstGeom prst="rect">
                          <a:avLst/>
                        </a:prstGeom>
                        <a:solidFill>
                          <a:srgbClr val="ffffff"/>
                        </a:solidFill>
                        <a:ln>
                          <a:solidFill>
                            <a:srgbClr val="000000"/>
                          </a:solidFill>
                        </a:ln>
                      </wps:spPr>
                      <wps:bodyPr/>
                    </wps:wsp>
                  </a:graphicData>
                </a:graphic>
              </wp:anchor>
            </w:drawing>
          </mc:Choice>
          <mc:Fallback>
            <w:pict>
              <v:rect id="shape_0" ID="Rectangle 318" fillcolor="white" stroked="t" style="position:absolute;margin-left:256.5pt;margin-top:27pt;width:16.45pt;height:14.95pt">
                <w10:wrap type="none"/>
                <v:fill o:detectmouseclick="t" type="solid" color2="black"/>
                <v:stroke color="black" joinstyle="round" endcap="flat"/>
              </v:rect>
            </w:pict>
          </mc:Fallback>
        </mc:AlternateContent>
      </w:r>
      <w:r>
        <w:rPr>
          <w:rFonts w:cs="Times New Roman" w:ascii="Times New Roman" w:hAnsi="Times New Roman"/>
          <w:sz w:val="28"/>
          <w:szCs w:val="28"/>
        </w:rPr>
        <w:tab/>
      </w:r>
      <w:r>
        <mc:AlternateContent>
          <mc:Choice Requires="wps">
            <w:drawing>
              <wp:anchor behindDoc="0" distT="0" distB="0" distL="114300" distR="114300" simplePos="0" locked="0" layoutInCell="1" allowOverlap="1" relativeHeight="10">
                <wp:simplePos x="0" y="0"/>
                <wp:positionH relativeFrom="column">
                  <wp:posOffset>1057275</wp:posOffset>
                </wp:positionH>
                <wp:positionV relativeFrom="paragraph">
                  <wp:posOffset>295275</wp:posOffset>
                </wp:positionV>
                <wp:extent cx="2790825" cy="2152650"/>
                <wp:effectExtent l="0" t="0" r="0" b="0"/>
                <wp:wrapNone/>
                <wp:docPr id="18" name=""/>
                <a:graphic xmlns:a="http://schemas.openxmlformats.org/drawingml/2006/main">
                  <a:graphicData uri="http://schemas.microsoft.com/office/word/2010/wordprocessingShape">
                    <wps:wsp>
                      <wps:cNvSpPr txBox="1"/>
                      <wps:spPr>
                        <a:xfrm>
                          <a:off x="0" y="0"/>
                          <a:ext cx="2790825" cy="2152650"/>
                        </a:xfrm>
                        <a:prstGeom prst="rect"/>
                        <a:solidFill>
                          <a:srgbClr val="FFFFFF"/>
                        </a:solidFill>
                        <a:ln w="635">
                          <a:solidFill>
                            <a:srgbClr val="000000"/>
                          </a:solidFill>
                        </a:ln>
                      </wps:spPr>
                      <wps:txbx>
                        <w:txbxContent>
                          <w:p>
                            <w:pPr>
                              <w:pStyle w:val="FrameContents"/>
                              <w:rPr>
                                <w:b/>
                                <w:b/>
                              </w:rPr>
                            </w:pPr>
                            <w:r>
                              <w:rPr>
                                <w:b/>
                              </w:rPr>
                              <w:t xml:space="preserve">LOGIN    WINDOW                                             </w:t>
                            </w:r>
                            <w:r>
                              <w:rPr>
                                <w:b/>
                                <w:sz w:val="28"/>
                                <w:szCs w:val="28"/>
                              </w:rPr>
                              <w:t>x</w:t>
                            </w:r>
                          </w:p>
                          <w:p>
                            <w:pPr>
                              <w:pStyle w:val="FrameContents"/>
                              <w:rPr>
                                <w:b/>
                                <w:b/>
                              </w:rPr>
                            </w:pPr>
                            <w:r>
                              <w:rPr>
                                <w:b/>
                              </w:rPr>
                            </w:r>
                          </w:p>
                          <w:p>
                            <w:pPr>
                              <w:pStyle w:val="FrameContents"/>
                              <w:rPr>
                                <w:b/>
                                <w:b/>
                              </w:rPr>
                            </w:pPr>
                            <w:r>
                              <w:rPr>
                                <w:b/>
                              </w:rPr>
                              <w:t xml:space="preserve">   </w:t>
                            </w:r>
                            <w:r>
                              <w:rPr>
                                <w:b/>
                              </w:rPr>
                              <w:t xml:space="preserve">User ID           </w:t>
                            </w:r>
                          </w:p>
                          <w:p>
                            <w:pPr>
                              <w:pStyle w:val="FrameContents"/>
                              <w:rPr>
                                <w:b/>
                                <w:b/>
                              </w:rPr>
                            </w:pPr>
                            <w:r>
                              <w:rPr>
                                <w:b/>
                              </w:rPr>
                              <w:t>PASSWORD</w:t>
                            </w:r>
                          </w:p>
                          <w:p>
                            <w:pPr>
                              <w:pStyle w:val="FrameContents"/>
                              <w:spacing w:before="0" w:after="160"/>
                              <w:rPr>
                                <w:b/>
                                <w:b/>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219.75pt;height:169.5pt;mso-wrap-distance-left:9pt;mso-wrap-distance-right:9pt;mso-wrap-distance-top:0pt;mso-wrap-distance-bottom:0pt;margin-top:23.25pt;mso-position-vertical-relative:text;margin-left:83.25pt;mso-position-horizontal-relative:text">
                <v:textbox>
                  <w:txbxContent>
                    <w:p>
                      <w:pPr>
                        <w:pStyle w:val="FrameContents"/>
                        <w:rPr>
                          <w:b/>
                          <w:b/>
                        </w:rPr>
                      </w:pPr>
                      <w:r>
                        <w:rPr>
                          <w:b/>
                        </w:rPr>
                        <w:t xml:space="preserve">LOGIN    WINDOW                                             </w:t>
                      </w:r>
                      <w:r>
                        <w:rPr>
                          <w:b/>
                          <w:sz w:val="28"/>
                          <w:szCs w:val="28"/>
                        </w:rPr>
                        <w:t>x</w:t>
                      </w:r>
                    </w:p>
                    <w:p>
                      <w:pPr>
                        <w:pStyle w:val="FrameContents"/>
                        <w:rPr>
                          <w:b/>
                          <w:b/>
                        </w:rPr>
                      </w:pPr>
                      <w:r>
                        <w:rPr>
                          <w:b/>
                        </w:rPr>
                      </w:r>
                    </w:p>
                    <w:p>
                      <w:pPr>
                        <w:pStyle w:val="FrameContents"/>
                        <w:rPr>
                          <w:b/>
                          <w:b/>
                        </w:rPr>
                      </w:pPr>
                      <w:r>
                        <w:rPr>
                          <w:b/>
                        </w:rPr>
                        <w:t xml:space="preserve">   </w:t>
                      </w:r>
                      <w:r>
                        <w:rPr>
                          <w:b/>
                        </w:rPr>
                        <w:t xml:space="preserve">User ID           </w:t>
                      </w:r>
                    </w:p>
                    <w:p>
                      <w:pPr>
                        <w:pStyle w:val="FrameContents"/>
                        <w:rPr>
                          <w:b/>
                          <w:b/>
                        </w:rPr>
                      </w:pPr>
                      <w:r>
                        <w:rPr>
                          <w:b/>
                        </w:rPr>
                        <w:t>PASSWORD</w:t>
                      </w:r>
                    </w:p>
                    <w:p>
                      <w:pPr>
                        <w:pStyle w:val="FrameContents"/>
                        <w:spacing w:before="0" w:after="160"/>
                        <w:rPr>
                          <w:b/>
                          <w:b/>
                        </w:rPr>
                      </w:pPr>
                      <w:r>
                        <w:rPr/>
                      </w:r>
                    </w:p>
                  </w:txbxContent>
                </v:textbox>
              </v:rect>
            </w:pict>
          </mc:Fallback>
        </mc:AlternateContent>
      </w:r>
    </w:p>
    <w:p>
      <w:pPr>
        <w:pStyle w:val="ListParagraph"/>
        <w:spacing w:lineRule="auto" w:line="360"/>
        <w:ind w:left="81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810" w:hanging="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12">
                <wp:simplePos x="0" y="0"/>
                <wp:positionH relativeFrom="column">
                  <wp:posOffset>1057275</wp:posOffset>
                </wp:positionH>
                <wp:positionV relativeFrom="paragraph">
                  <wp:posOffset>278130</wp:posOffset>
                </wp:positionV>
                <wp:extent cx="2791460" cy="1905"/>
                <wp:effectExtent l="0" t="0" r="0" b="0"/>
                <wp:wrapNone/>
                <wp:docPr id="19" name="Straight Arrow Connector 317"/>
                <a:graphic xmlns:a="http://schemas.openxmlformats.org/drawingml/2006/main">
                  <a:graphicData uri="http://schemas.microsoft.com/office/word/2010/wordprocessingShape">
                    <wps:wsp>
                      <wps:cNvSpPr/>
                      <wps:spPr>
                        <a:xfrm>
                          <a:off x="0" y="0"/>
                          <a:ext cx="2790720" cy="144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8">
                <wp:simplePos x="0" y="0"/>
                <wp:positionH relativeFrom="column">
                  <wp:posOffset>2915285</wp:posOffset>
                </wp:positionH>
                <wp:positionV relativeFrom="paragraph">
                  <wp:posOffset>78740</wp:posOffset>
                </wp:positionV>
                <wp:extent cx="200025" cy="1270"/>
                <wp:effectExtent l="0" t="0" r="0" b="0"/>
                <wp:wrapNone/>
                <wp:docPr id="20" name="Straight Arrow Connector 316"/>
                <a:graphic xmlns:a="http://schemas.openxmlformats.org/drawingml/2006/main">
                  <a:graphicData uri="http://schemas.microsoft.com/office/word/2010/wordprocessingShape">
                    <wps:wsp>
                      <wps:cNvSpPr/>
                      <wps:spPr>
                        <a:xfrm>
                          <a:off x="0" y="0"/>
                          <a:ext cx="199440" cy="72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ListParagraph"/>
        <w:spacing w:lineRule="auto" w:line="360"/>
        <w:ind w:left="810" w:hanging="0"/>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810" w:hanging="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11">
                <wp:simplePos x="0" y="0"/>
                <wp:positionH relativeFrom="column">
                  <wp:posOffset>2047875</wp:posOffset>
                </wp:positionH>
                <wp:positionV relativeFrom="paragraph">
                  <wp:posOffset>89535</wp:posOffset>
                </wp:positionV>
                <wp:extent cx="1591310" cy="343535"/>
                <wp:effectExtent l="0" t="0" r="0" b="0"/>
                <wp:wrapNone/>
                <wp:docPr id="21" name="Flowchart: Process 315"/>
                <a:graphic xmlns:a="http://schemas.openxmlformats.org/drawingml/2006/main">
                  <a:graphicData uri="http://schemas.microsoft.com/office/word/2010/wordprocessingShape">
                    <wps:wsp>
                      <wps:cNvSpPr/>
                      <wps:spPr>
                        <a:xfrm>
                          <a:off x="0" y="0"/>
                          <a:ext cx="1590840" cy="34308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ListParagraph"/>
        <w:spacing w:lineRule="auto" w:line="360"/>
        <w:ind w:left="810" w:hanging="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13">
                <wp:simplePos x="0" y="0"/>
                <wp:positionH relativeFrom="column">
                  <wp:posOffset>2047875</wp:posOffset>
                </wp:positionH>
                <wp:positionV relativeFrom="paragraph">
                  <wp:posOffset>291465</wp:posOffset>
                </wp:positionV>
                <wp:extent cx="1591310" cy="295910"/>
                <wp:effectExtent l="0" t="0" r="0" b="0"/>
                <wp:wrapNone/>
                <wp:docPr id="22" name="Flowchart: Process 314"/>
                <a:graphic xmlns:a="http://schemas.openxmlformats.org/drawingml/2006/main">
                  <a:graphicData uri="http://schemas.microsoft.com/office/word/2010/wordprocessingShape">
                    <wps:wsp>
                      <wps:cNvSpPr/>
                      <wps:spPr>
                        <a:xfrm>
                          <a:off x="0" y="0"/>
                          <a:ext cx="1590840" cy="295200"/>
                        </a:xfrm>
                        <a:prstGeom prst="rect">
                          <a:avLst/>
                        </a:prstGeom>
                        <a:solidFill>
                          <a:srgbClr val="ffffff"/>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ListParagraph"/>
        <w:spacing w:lineRule="auto" w:line="360"/>
        <w:ind w:left="810"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r>
        <mc:AlternateContent>
          <mc:Choice Requires="wps">
            <w:drawing>
              <wp:anchor behindDoc="0" distT="0" distB="0" distL="114300" distR="114300" simplePos="0" locked="0" layoutInCell="1" allowOverlap="1" relativeHeight="14">
                <wp:simplePos x="0" y="0"/>
                <wp:positionH relativeFrom="column">
                  <wp:posOffset>2233930</wp:posOffset>
                </wp:positionH>
                <wp:positionV relativeFrom="paragraph">
                  <wp:posOffset>213360</wp:posOffset>
                </wp:positionV>
                <wp:extent cx="1028700" cy="259080"/>
                <wp:effectExtent l="0" t="0" r="0" b="0"/>
                <wp:wrapNone/>
                <wp:docPr id="23" name=""/>
                <a:graphic xmlns:a="http://schemas.openxmlformats.org/drawingml/2006/main">
                  <a:graphicData uri="http://schemas.microsoft.com/office/word/2010/wordprocessingShape">
                    <wps:wsp>
                      <wps:cNvSpPr txBox="1"/>
                      <wps:spPr>
                        <a:xfrm>
                          <a:off x="0" y="0"/>
                          <a:ext cx="1028700" cy="259080"/>
                        </a:xfrm>
                        <a:prstGeom prst="rect"/>
                        <a:solidFill>
                          <a:srgbClr val="FFFFFF"/>
                        </a:solidFill>
                        <a:ln w="635">
                          <a:solidFill>
                            <a:srgbClr val="000000"/>
                          </a:solidFill>
                        </a:ln>
                      </wps:spPr>
                      <wps:txbx>
                        <w:txbxContent>
                          <w:p>
                            <w:pPr>
                              <w:pStyle w:val="FrameContents"/>
                              <w:spacing w:before="0" w:after="160"/>
                              <w:rPr>
                                <w:b/>
                                <w:b/>
                              </w:rPr>
                            </w:pPr>
                            <w:r>
                              <w:rPr>
                                <w:b/>
                              </w:rPr>
                              <w:t>LOGIN</w:t>
                            </w:r>
                          </w:p>
                        </w:txbxContent>
                      </wps:txbx>
                      <wps:bodyPr anchor="t" lIns="91440" tIns="45720" rIns="91440" bIns="45720">
                        <a:noAutofit/>
                      </wps:bodyPr>
                    </wps:wsp>
                  </a:graphicData>
                </a:graphic>
              </wp:anchor>
            </w:drawing>
          </mc:Choice>
          <mc:Fallback>
            <w:pict>
              <v:rect fillcolor="#FFFFFF" strokecolor="#000000" strokeweight="0pt" style="position:absolute;rotation:0;width:81pt;height:20.4pt;mso-wrap-distance-left:9pt;mso-wrap-distance-right:9pt;mso-wrap-distance-top:0pt;mso-wrap-distance-bottom:0pt;margin-top:16.8pt;mso-position-vertical-relative:text;margin-left:175.9pt;mso-position-horizontal-relative:text">
                <v:textbox>
                  <w:txbxContent>
                    <w:p>
                      <w:pPr>
                        <w:pStyle w:val="FrameContents"/>
                        <w:spacing w:before="0" w:after="160"/>
                        <w:rPr>
                          <w:b/>
                          <w:b/>
                        </w:rPr>
                      </w:pPr>
                      <w:r>
                        <w:rPr>
                          <w:b/>
                        </w:rPr>
                        <w:t>LOGIN</w:t>
                      </w:r>
                    </w:p>
                  </w:txbxContent>
                </v:textbox>
              </v:rect>
            </w:pict>
          </mc:Fallback>
        </mc:AlternateContent>
      </w:r>
    </w:p>
    <w:p>
      <w:pPr>
        <w:pStyle w:val="ListParagraph"/>
        <w:spacing w:lineRule="auto" w:line="360"/>
        <w:ind w:left="810" w:hanging="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r>
    </w:p>
    <w:p>
      <w:pPr>
        <w:pStyle w:val="NoSpacing"/>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b/>
          <w:sz w:val="28"/>
          <w:szCs w:val="28"/>
        </w:rPr>
        <w:t>Fig 3.4 USER INTERFACE</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Fig. 3.4login window for the proposed system </w:t>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Fig. 3.4 shows the login in interface and the required information for system access, the window is for both the system admin and student.</w:t>
      </w:r>
    </w:p>
    <w:p>
      <w:pPr>
        <w:pStyle w:val="Normal"/>
        <w:spacing w:lineRule="auto" w:line="360"/>
        <w:rPr>
          <w:rFonts w:ascii="Times New Roman" w:hAnsi="Times New Roman" w:cs="Times New Roman"/>
          <w:b/>
          <w:b/>
          <w:color w:val="292929"/>
          <w:sz w:val="28"/>
          <w:szCs w:val="28"/>
        </w:rPr>
      </w:pPr>
      <w:r>
        <w:rPr>
          <w:rFonts w:cs="Times New Roman" w:ascii="Times New Roman" w:hAnsi="Times New Roman"/>
          <w:b/>
          <w:color w:val="292929"/>
          <w:sz w:val="28"/>
          <w:szCs w:val="28"/>
        </w:rPr>
      </w:r>
      <w:r>
        <w:br w:type="page"/>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ADD ASSIGNMENT INTERFACE</w:t>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43">
                <wp:simplePos x="0" y="0"/>
                <wp:positionH relativeFrom="column">
                  <wp:posOffset>-76835</wp:posOffset>
                </wp:positionH>
                <wp:positionV relativeFrom="paragraph">
                  <wp:posOffset>1905</wp:posOffset>
                </wp:positionV>
                <wp:extent cx="5211445" cy="3002915"/>
                <wp:effectExtent l="0" t="0" r="0" b="0"/>
                <wp:wrapNone/>
                <wp:docPr id="24" name="Rectangle 370"/>
                <a:graphic xmlns:a="http://schemas.openxmlformats.org/drawingml/2006/main">
                  <a:graphicData uri="http://schemas.microsoft.com/office/word/2010/wordprocessingShape">
                    <wps:wsp>
                      <wps:cNvSpPr/>
                      <wps:nvSpPr>
                        <wps:cNvPr id="18" name="Rectangle 1"/>
                        <wps:cNvSpPr/>
                      </wps:nvSpPr>
                      <wps:spPr>
                        <a:xfrm>
                          <a:off x="0" y="0"/>
                          <a:ext cx="5210640" cy="3002400"/>
                        </a:xfrm>
                        <a:prstGeom prst="rect">
                          <a:avLst/>
                        </a:prstGeom>
                        <a:solidFill>
                          <a:srgbClr val="ffffff"/>
                        </a:solidFill>
                        <a:ln>
                          <a:solidFill>
                            <a:srgbClr val="000000"/>
                          </a:solidFill>
                        </a:ln>
                      </wps:spPr>
                      <wps:bodyPr/>
                    </wps:wsp>
                  </a:graphicData>
                </a:graphic>
              </wp:anchor>
            </w:drawing>
          </mc:Choice>
          <mc:Fallback>
            <w:pict>
              <v:rect id="shape_0" ID="Rectangle 370" fillcolor="white" stroked="t" style="position:absolute;margin-left:-6.05pt;margin-top:0.15pt;width:410.25pt;height:236.35pt">
                <w10:wrap type="none"/>
                <v:fill o:detectmouseclick="t" type="solid" color2="black"/>
                <v:stroke color="black" joinstyle="round" endcap="flat"/>
              </v:rect>
            </w:pict>
          </mc:Fallback>
        </mc:AlternateContent>
      </w:r>
      <w:r>
        <mc:AlternateContent>
          <mc:Choice Requires="wps">
            <w:drawing>
              <wp:anchor behindDoc="0" distT="0" distB="0" distL="114300" distR="114300" simplePos="0" locked="0" layoutInCell="1" allowOverlap="1" relativeHeight="44">
                <wp:simplePos x="0" y="0"/>
                <wp:positionH relativeFrom="column">
                  <wp:posOffset>-77470</wp:posOffset>
                </wp:positionH>
                <wp:positionV relativeFrom="paragraph">
                  <wp:posOffset>1270</wp:posOffset>
                </wp:positionV>
                <wp:extent cx="5210810" cy="419100"/>
                <wp:effectExtent l="0" t="0" r="0" b="0"/>
                <wp:wrapNone/>
                <wp:docPr id="25" name=""/>
                <a:graphic xmlns:a="http://schemas.openxmlformats.org/drawingml/2006/main">
                  <a:graphicData uri="http://schemas.microsoft.com/office/word/2010/wordprocessingShape">
                    <wps:wsp>
                      <wps:cNvSpPr txBox="1"/>
                      <wps:spPr>
                        <a:xfrm>
                          <a:off x="0" y="0"/>
                          <a:ext cx="5210810" cy="419100"/>
                        </a:xfrm>
                        <a:prstGeom prst="rect"/>
                        <a:solidFill>
                          <a:srgbClr val="FFFFFF"/>
                        </a:solidFill>
                        <a:ln w="635">
                          <a:solidFill>
                            <a:srgbClr val="000000"/>
                          </a:solidFill>
                        </a:ln>
                      </wps:spPr>
                      <wps:txbx>
                        <w:txbxContent>
                          <w:p>
                            <w:pPr>
                              <w:pStyle w:val="FrameContents"/>
                              <w:rPr>
                                <w:b/>
                                <w:b/>
                                <w:sz w:val="32"/>
                                <w:szCs w:val="32"/>
                              </w:rPr>
                            </w:pPr>
                            <w:r>
                              <w:rPr>
                                <w:b/>
                                <w:sz w:val="32"/>
                                <w:szCs w:val="32"/>
                              </w:rPr>
                              <w:t>User Login</w:t>
                            </w:r>
                          </w:p>
                          <w:p>
                            <w:pPr>
                              <w:pStyle w:val="FrameContents"/>
                              <w:spacing w:before="0" w:after="160"/>
                              <w:rPr>
                                <w:b/>
                                <w:b/>
                                <w:sz w:val="32"/>
                                <w:szCs w:val="32"/>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410.3pt;height:33pt;mso-wrap-distance-left:9pt;mso-wrap-distance-right:9pt;mso-wrap-distance-top:0pt;mso-wrap-distance-bottom:0pt;margin-top:0.1pt;mso-position-vertical-relative:text;margin-left:-6.1pt;mso-position-horizontal-relative:text">
                <v:textbox>
                  <w:txbxContent>
                    <w:p>
                      <w:pPr>
                        <w:pStyle w:val="FrameContents"/>
                        <w:rPr>
                          <w:b/>
                          <w:b/>
                          <w:sz w:val="32"/>
                          <w:szCs w:val="32"/>
                        </w:rPr>
                      </w:pPr>
                      <w:r>
                        <w:rPr>
                          <w:b/>
                          <w:sz w:val="32"/>
                          <w:szCs w:val="32"/>
                        </w:rPr>
                        <w:t>User Login</w:t>
                      </w:r>
                    </w:p>
                    <w:p>
                      <w:pPr>
                        <w:pStyle w:val="FrameContents"/>
                        <w:spacing w:before="0" w:after="160"/>
                        <w:rPr>
                          <w:b/>
                          <w:b/>
                          <w:sz w:val="32"/>
                          <w:szCs w:val="32"/>
                        </w:rPr>
                      </w:pPr>
                      <w:r>
                        <w:rPr/>
                      </w:r>
                    </w:p>
                  </w:txbxContent>
                </v:textbox>
              </v:rect>
            </w:pict>
          </mc:Fallback>
        </mc:AlternateConten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mc:AlternateContent>
          <mc:Choice Requires="wps">
            <w:drawing>
              <wp:anchor behindDoc="0" distT="0" distB="0" distL="114300" distR="114300" simplePos="0" locked="0" layoutInCell="1" allowOverlap="1" relativeHeight="46">
                <wp:simplePos x="0" y="0"/>
                <wp:positionH relativeFrom="column">
                  <wp:posOffset>1543050</wp:posOffset>
                </wp:positionH>
                <wp:positionV relativeFrom="paragraph">
                  <wp:posOffset>153670</wp:posOffset>
                </wp:positionV>
                <wp:extent cx="2087245" cy="304800"/>
                <wp:effectExtent l="0" t="0" r="0" b="0"/>
                <wp:wrapNone/>
                <wp:docPr id="26" name=""/>
                <a:graphic xmlns:a="http://schemas.openxmlformats.org/drawingml/2006/main">
                  <a:graphicData uri="http://schemas.microsoft.com/office/word/2010/wordprocessingShape">
                    <wps:wsp>
                      <wps:cNvSpPr txBox="1"/>
                      <wps:spPr>
                        <a:xfrm>
                          <a:off x="0" y="0"/>
                          <a:ext cx="2087245" cy="304800"/>
                        </a:xfrm>
                        <a:prstGeom prst="rect"/>
                        <a:solidFill>
                          <a:srgbClr val="FFFFFF"/>
                        </a:solidFill>
                        <a:ln w="635">
                          <a:solidFill>
                            <a:srgbClr val="000000"/>
                          </a:solidFill>
                        </a:ln>
                      </wps:spPr>
                      <wps:txbx>
                        <w:txbxContent>
                          <w:p>
                            <w:pPr>
                              <w:pStyle w:val="FrameContents"/>
                              <w:jc w:val="center"/>
                              <w:rPr>
                                <w:b/>
                                <w:b/>
                              </w:rPr>
                            </w:pPr>
                            <w:r>
                              <w:rPr>
                                <w:b/>
                              </w:rPr>
                            </w:r>
                          </w:p>
                          <w:p>
                            <w:pPr>
                              <w:pStyle w:val="FrameContents"/>
                              <w:spacing w:before="0" w:after="160"/>
                              <w:jc w:val="center"/>
                              <w:rPr>
                                <w:b/>
                                <w:b/>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164.35pt;height:24pt;mso-wrap-distance-left:9pt;mso-wrap-distance-right:9pt;mso-wrap-distance-top:0pt;mso-wrap-distance-bottom:0pt;margin-top:12.1pt;mso-position-vertical-relative:text;margin-left:121.5pt;mso-position-horizontal-relative:text">
                <v:textbox>
                  <w:txbxContent>
                    <w:p>
                      <w:pPr>
                        <w:pStyle w:val="FrameContents"/>
                        <w:jc w:val="center"/>
                        <w:rPr>
                          <w:b/>
                          <w:b/>
                        </w:rPr>
                      </w:pPr>
                      <w:r>
                        <w:rPr>
                          <w:b/>
                        </w:rPr>
                      </w:r>
                    </w:p>
                    <w:p>
                      <w:pPr>
                        <w:pStyle w:val="FrameContents"/>
                        <w:spacing w:before="0" w:after="160"/>
                        <w:jc w:val="center"/>
                        <w:rPr>
                          <w:b/>
                          <w:b/>
                        </w:rPr>
                      </w:pPr>
                      <w:r>
                        <w:rPr/>
                      </w:r>
                    </w:p>
                  </w:txbxContent>
                </v:textbox>
              </v:rect>
            </w:pict>
          </mc:Fallback>
        </mc:AlternateContent>
      </w:r>
      <w:r>
        <mc:AlternateContent>
          <mc:Choice Requires="wps">
            <w:drawing>
              <wp:anchor behindDoc="0" distT="0" distB="0" distL="114300" distR="114300" simplePos="0" locked="0" layoutInCell="1" allowOverlap="1" relativeHeight="47">
                <wp:simplePos x="0" y="0"/>
                <wp:positionH relativeFrom="column">
                  <wp:posOffset>77470</wp:posOffset>
                </wp:positionH>
                <wp:positionV relativeFrom="paragraph">
                  <wp:posOffset>154305</wp:posOffset>
                </wp:positionV>
                <wp:extent cx="854075" cy="304800"/>
                <wp:effectExtent l="0" t="0" r="0" b="0"/>
                <wp:wrapNone/>
                <wp:docPr id="27" name=""/>
                <a:graphic xmlns:a="http://schemas.openxmlformats.org/drawingml/2006/main">
                  <a:graphicData uri="http://schemas.microsoft.com/office/word/2010/wordprocessingShape">
                    <wps:wsp>
                      <wps:cNvSpPr txBox="1"/>
                      <wps:spPr>
                        <a:xfrm>
                          <a:off x="0" y="0"/>
                          <a:ext cx="854075" cy="304800"/>
                        </a:xfrm>
                        <a:prstGeom prst="rect"/>
                        <a:solidFill>
                          <a:srgbClr val="FFFFFF"/>
                        </a:solidFill>
                      </wps:spPr>
                      <wps:txbx>
                        <w:txbxContent>
                          <w:p>
                            <w:pPr>
                              <w:pStyle w:val="FrameContents"/>
                              <w:spacing w:before="0" w:after="160"/>
                              <w:rPr>
                                <w:b/>
                                <w:b/>
                                <w:sz w:val="28"/>
                                <w:szCs w:val="28"/>
                              </w:rPr>
                            </w:pPr>
                            <w:r>
                              <w:rPr>
                                <w:b/>
                                <w:sz w:val="28"/>
                                <w:szCs w:val="28"/>
                              </w:rPr>
                              <w:t>Name:</w:t>
                            </w:r>
                          </w:p>
                        </w:txbxContent>
                      </wps:txbx>
                      <wps:bodyPr anchor="t" lIns="91440" tIns="45720" rIns="91440" bIns="45720">
                        <a:noAutofit/>
                      </wps:bodyPr>
                    </wps:wsp>
                  </a:graphicData>
                </a:graphic>
              </wp:anchor>
            </w:drawing>
          </mc:Choice>
          <mc:Fallback>
            <w:pict>
              <v:rect fillcolor="#FFFFFF" stroked="f" strokeweight="0pt" style="position:absolute;rotation:0;width:67.25pt;height:24pt;mso-wrap-distance-left:9pt;mso-wrap-distance-right:9pt;mso-wrap-distance-top:0pt;mso-wrap-distance-bottom:0pt;margin-top:12.15pt;mso-position-vertical-relative:text;margin-left:6.1pt;mso-position-horizontal-relative:text">
                <v:textbox>
                  <w:txbxContent>
                    <w:p>
                      <w:pPr>
                        <w:pStyle w:val="FrameContents"/>
                        <w:spacing w:before="0" w:after="160"/>
                        <w:rPr>
                          <w:b/>
                          <w:b/>
                          <w:sz w:val="28"/>
                          <w:szCs w:val="28"/>
                        </w:rPr>
                      </w:pPr>
                      <w:r>
                        <w:rPr>
                          <w:b/>
                          <w:sz w:val="28"/>
                          <w:szCs w:val="28"/>
                        </w:rPr>
                        <w:t>Name:</w:t>
                      </w:r>
                    </w:p>
                  </w:txbxContent>
                </v:textbox>
              </v:rect>
            </w:pict>
          </mc:Fallback>
        </mc:AlternateConten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mc:AlternateContent>
          <mc:Choice Requires="wps">
            <w:drawing>
              <wp:anchor behindDoc="0" distT="0" distB="0" distL="114300" distR="114300" simplePos="0" locked="0" layoutInCell="1" allowOverlap="1" relativeHeight="45">
                <wp:simplePos x="0" y="0"/>
                <wp:positionH relativeFrom="column">
                  <wp:posOffset>77470</wp:posOffset>
                </wp:positionH>
                <wp:positionV relativeFrom="paragraph">
                  <wp:posOffset>306070</wp:posOffset>
                </wp:positionV>
                <wp:extent cx="983615" cy="304800"/>
                <wp:effectExtent l="0" t="0" r="0" b="0"/>
                <wp:wrapNone/>
                <wp:docPr id="28" name=""/>
                <a:graphic xmlns:a="http://schemas.openxmlformats.org/drawingml/2006/main">
                  <a:graphicData uri="http://schemas.microsoft.com/office/word/2010/wordprocessingShape">
                    <wps:wsp>
                      <wps:cNvSpPr txBox="1"/>
                      <wps:spPr>
                        <a:xfrm>
                          <a:off x="0" y="0"/>
                          <a:ext cx="983615" cy="304800"/>
                        </a:xfrm>
                        <a:prstGeom prst="rect"/>
                        <a:solidFill>
                          <a:srgbClr val="FFFFFF"/>
                        </a:solidFill>
                      </wps:spPr>
                      <wps:txbx>
                        <w:txbxContent>
                          <w:p>
                            <w:pPr>
                              <w:pStyle w:val="FrameContents"/>
                              <w:spacing w:before="0" w:after="160"/>
                              <w:rPr>
                                <w:b/>
                                <w:b/>
                                <w:sz w:val="28"/>
                                <w:szCs w:val="28"/>
                              </w:rPr>
                            </w:pPr>
                            <w:r>
                              <w:rPr>
                                <w:b/>
                                <w:sz w:val="28"/>
                                <w:szCs w:val="28"/>
                              </w:rPr>
                              <w:t>file:</w:t>
                            </w:r>
                          </w:p>
                        </w:txbxContent>
                      </wps:txbx>
                      <wps:bodyPr anchor="t" lIns="91440" tIns="45720" rIns="91440" bIns="45720">
                        <a:noAutofit/>
                      </wps:bodyPr>
                    </wps:wsp>
                  </a:graphicData>
                </a:graphic>
              </wp:anchor>
            </w:drawing>
          </mc:Choice>
          <mc:Fallback>
            <w:pict>
              <v:rect fillcolor="#FFFFFF" stroked="f" strokeweight="0pt" style="position:absolute;rotation:0;width:77.45pt;height:24pt;mso-wrap-distance-left:9pt;mso-wrap-distance-right:9pt;mso-wrap-distance-top:0pt;mso-wrap-distance-bottom:0pt;margin-top:24.1pt;mso-position-vertical-relative:text;margin-left:6.1pt;mso-position-horizontal-relative:text">
                <v:textbox>
                  <w:txbxContent>
                    <w:p>
                      <w:pPr>
                        <w:pStyle w:val="FrameContents"/>
                        <w:spacing w:before="0" w:after="160"/>
                        <w:rPr>
                          <w:b/>
                          <w:b/>
                          <w:sz w:val="28"/>
                          <w:szCs w:val="28"/>
                        </w:rPr>
                      </w:pPr>
                      <w:r>
                        <w:rPr>
                          <w:b/>
                          <w:sz w:val="28"/>
                          <w:szCs w:val="28"/>
                        </w:rPr>
                        <w:t>file:</w:t>
                      </w:r>
                    </w:p>
                  </w:txbxContent>
                </v:textbox>
              </v:rect>
            </w:pict>
          </mc:Fallback>
        </mc:AlternateContent>
      </w:r>
      <w:r>
        <mc:AlternateContent>
          <mc:Choice Requires="wps">
            <w:drawing>
              <wp:anchor behindDoc="0" distT="0" distB="0" distL="114300" distR="114300" simplePos="0" locked="0" layoutInCell="1" allowOverlap="1" relativeHeight="51">
                <wp:simplePos x="0" y="0"/>
                <wp:positionH relativeFrom="column">
                  <wp:posOffset>1540510</wp:posOffset>
                </wp:positionH>
                <wp:positionV relativeFrom="paragraph">
                  <wp:posOffset>270510</wp:posOffset>
                </wp:positionV>
                <wp:extent cx="2087245" cy="304800"/>
                <wp:effectExtent l="0" t="0" r="0" b="0"/>
                <wp:wrapNone/>
                <wp:docPr id="29" name=""/>
                <a:graphic xmlns:a="http://schemas.openxmlformats.org/drawingml/2006/main">
                  <a:graphicData uri="http://schemas.microsoft.com/office/word/2010/wordprocessingShape">
                    <wps:wsp>
                      <wps:cNvSpPr txBox="1"/>
                      <wps:spPr>
                        <a:xfrm>
                          <a:off x="0" y="0"/>
                          <a:ext cx="2087245" cy="304800"/>
                        </a:xfrm>
                        <a:prstGeom prst="rect"/>
                        <a:solidFill>
                          <a:srgbClr val="FFFFFF"/>
                        </a:solidFill>
                        <a:ln w="635">
                          <a:solidFill>
                            <a:srgbClr val="000000"/>
                          </a:solidFill>
                        </a:ln>
                      </wps:spPr>
                      <wps:txbx>
                        <w:txbxContent>
                          <w:p>
                            <w:pPr>
                              <w:pStyle w:val="FrameContents"/>
                              <w:jc w:val="center"/>
                              <w:rPr>
                                <w:b/>
                                <w:b/>
                              </w:rPr>
                            </w:pPr>
                            <w:r>
                              <w:rPr>
                                <w:b/>
                              </w:rPr>
                            </w:r>
                          </w:p>
                          <w:p>
                            <w:pPr>
                              <w:pStyle w:val="FrameContents"/>
                              <w:spacing w:before="0" w:after="160"/>
                              <w:jc w:val="center"/>
                              <w:rPr>
                                <w:b/>
                                <w:b/>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164.35pt;height:24pt;mso-wrap-distance-left:9pt;mso-wrap-distance-right:9pt;mso-wrap-distance-top:0pt;mso-wrap-distance-bottom:0pt;margin-top:21.3pt;mso-position-vertical-relative:text;margin-left:121.3pt;mso-position-horizontal-relative:text">
                <v:textbox>
                  <w:txbxContent>
                    <w:p>
                      <w:pPr>
                        <w:pStyle w:val="FrameContents"/>
                        <w:jc w:val="center"/>
                        <w:rPr>
                          <w:b/>
                          <w:b/>
                        </w:rPr>
                      </w:pPr>
                      <w:r>
                        <w:rPr>
                          <w:b/>
                        </w:rPr>
                      </w:r>
                    </w:p>
                    <w:p>
                      <w:pPr>
                        <w:pStyle w:val="FrameContents"/>
                        <w:spacing w:before="0" w:after="160"/>
                        <w:jc w:val="center"/>
                        <w:rPr>
                          <w:b/>
                          <w:b/>
                        </w:rPr>
                      </w:pPr>
                      <w:r>
                        <w:rPr/>
                      </w:r>
                    </w:p>
                  </w:txbxContent>
                </v:textbox>
              </v:rect>
            </w:pict>
          </mc:Fallback>
        </mc:AlternateConten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r>
        <mc:AlternateContent>
          <mc:Choice Requires="wps">
            <w:drawing>
              <wp:anchor behindDoc="0" distT="0" distB="0" distL="114300" distR="114300" simplePos="0" locked="0" layoutInCell="1" allowOverlap="1" relativeHeight="52">
                <wp:simplePos x="0" y="0"/>
                <wp:positionH relativeFrom="column">
                  <wp:posOffset>1546225</wp:posOffset>
                </wp:positionH>
                <wp:positionV relativeFrom="paragraph">
                  <wp:posOffset>290830</wp:posOffset>
                </wp:positionV>
                <wp:extent cx="2087245" cy="304800"/>
                <wp:effectExtent l="0" t="0" r="0" b="0"/>
                <wp:wrapNone/>
                <wp:docPr id="30" name=""/>
                <a:graphic xmlns:a="http://schemas.openxmlformats.org/drawingml/2006/main">
                  <a:graphicData uri="http://schemas.microsoft.com/office/word/2010/wordprocessingShape">
                    <wps:wsp>
                      <wps:cNvSpPr txBox="1"/>
                      <wps:spPr>
                        <a:xfrm>
                          <a:off x="0" y="0"/>
                          <a:ext cx="2087245" cy="304800"/>
                        </a:xfrm>
                        <a:prstGeom prst="rect"/>
                        <a:solidFill>
                          <a:srgbClr val="FFFFFF"/>
                        </a:solidFill>
                        <a:ln w="635">
                          <a:solidFill>
                            <a:srgbClr val="000000"/>
                          </a:solidFill>
                        </a:ln>
                      </wps:spPr>
                      <wps:txbx>
                        <w:txbxContent>
                          <w:p>
                            <w:pPr>
                              <w:pStyle w:val="FrameContents"/>
                              <w:jc w:val="center"/>
                              <w:rPr>
                                <w:b/>
                                <w:b/>
                              </w:rPr>
                            </w:pPr>
                            <w:r>
                              <w:rPr>
                                <w:b/>
                              </w:rPr>
                            </w:r>
                          </w:p>
                          <w:p>
                            <w:pPr>
                              <w:pStyle w:val="FrameContents"/>
                              <w:spacing w:before="0" w:after="160"/>
                              <w:jc w:val="center"/>
                              <w:rPr>
                                <w:b/>
                                <w:b/>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164.35pt;height:24pt;mso-wrap-distance-left:9pt;mso-wrap-distance-right:9pt;mso-wrap-distance-top:0pt;mso-wrap-distance-bottom:0pt;margin-top:22.9pt;mso-position-vertical-relative:text;margin-left:121.75pt;mso-position-horizontal-relative:text">
                <v:textbox>
                  <w:txbxContent>
                    <w:p>
                      <w:pPr>
                        <w:pStyle w:val="FrameContents"/>
                        <w:jc w:val="center"/>
                        <w:rPr>
                          <w:b/>
                          <w:b/>
                        </w:rPr>
                      </w:pPr>
                      <w:r>
                        <w:rPr>
                          <w:b/>
                        </w:rPr>
                      </w:r>
                    </w:p>
                    <w:p>
                      <w:pPr>
                        <w:pStyle w:val="FrameContents"/>
                        <w:spacing w:before="0" w:after="160"/>
                        <w:jc w:val="center"/>
                        <w:rPr>
                          <w:b/>
                          <w:b/>
                        </w:rPr>
                      </w:pPr>
                      <w:r>
                        <w:rPr/>
                      </w:r>
                    </w:p>
                  </w:txbxContent>
                </v:textbox>
              </v:rect>
            </w:pict>
          </mc:Fallback>
        </mc:AlternateConten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r>
        <mc:AlternateContent>
          <mc:Choice Requires="wps">
            <w:drawing>
              <wp:anchor behindDoc="0" distT="0" distB="0" distL="114300" distR="114300" simplePos="0" locked="0" layoutInCell="1" allowOverlap="1" relativeHeight="48">
                <wp:simplePos x="0" y="0"/>
                <wp:positionH relativeFrom="column">
                  <wp:posOffset>117475</wp:posOffset>
                </wp:positionH>
                <wp:positionV relativeFrom="paragraph">
                  <wp:posOffset>26670</wp:posOffset>
                </wp:positionV>
                <wp:extent cx="1190625" cy="304800"/>
                <wp:effectExtent l="0" t="0" r="0" b="0"/>
                <wp:wrapNone/>
                <wp:docPr id="31" name=""/>
                <a:graphic xmlns:a="http://schemas.openxmlformats.org/drawingml/2006/main">
                  <a:graphicData uri="http://schemas.microsoft.com/office/word/2010/wordprocessingShape">
                    <wps:wsp>
                      <wps:cNvSpPr txBox="1"/>
                      <wps:spPr>
                        <a:xfrm>
                          <a:off x="0" y="0"/>
                          <a:ext cx="1190625" cy="304800"/>
                        </a:xfrm>
                        <a:prstGeom prst="rect"/>
                        <a:solidFill>
                          <a:srgbClr val="FFFFFF"/>
                        </a:solidFill>
                      </wps:spPr>
                      <wps:txbx>
                        <w:txbxContent>
                          <w:p>
                            <w:pPr>
                              <w:pStyle w:val="FrameContents"/>
                              <w:spacing w:before="0" w:after="160"/>
                              <w:rPr>
                                <w:b/>
                                <w:b/>
                                <w:sz w:val="28"/>
                                <w:szCs w:val="28"/>
                              </w:rPr>
                            </w:pPr>
                            <w:r>
                              <w:rPr>
                                <w:b/>
                                <w:sz w:val="28"/>
                                <w:szCs w:val="28"/>
                              </w:rPr>
                              <w:t>Lecturer ID:</w:t>
                            </w:r>
                          </w:p>
                        </w:txbxContent>
                      </wps:txbx>
                      <wps:bodyPr anchor="t" lIns="91440" tIns="45720" rIns="91440" bIns="45720">
                        <a:noAutofit/>
                      </wps:bodyPr>
                    </wps:wsp>
                  </a:graphicData>
                </a:graphic>
              </wp:anchor>
            </w:drawing>
          </mc:Choice>
          <mc:Fallback>
            <w:pict>
              <v:rect fillcolor="#FFFFFF" stroked="f" strokeweight="0pt" style="position:absolute;rotation:0;width:93.75pt;height:24pt;mso-wrap-distance-left:9pt;mso-wrap-distance-right:9pt;mso-wrap-distance-top:0pt;mso-wrap-distance-bottom:0pt;margin-top:2.1pt;mso-position-vertical-relative:text;margin-left:9.25pt;mso-position-horizontal-relative:text">
                <v:textbox>
                  <w:txbxContent>
                    <w:p>
                      <w:pPr>
                        <w:pStyle w:val="FrameContents"/>
                        <w:spacing w:before="0" w:after="160"/>
                        <w:rPr>
                          <w:b/>
                          <w:b/>
                          <w:sz w:val="28"/>
                          <w:szCs w:val="28"/>
                        </w:rPr>
                      </w:pPr>
                      <w:r>
                        <w:rPr>
                          <w:b/>
                          <w:sz w:val="28"/>
                          <w:szCs w:val="28"/>
                        </w:rPr>
                        <w:t>Lecturer ID:</w:t>
                      </w:r>
                    </w:p>
                  </w:txbxContent>
                </v:textbox>
              </v:rect>
            </w:pict>
          </mc:Fallback>
        </mc:AlternateContent>
      </w:r>
      <w:r>
        <mc:AlternateContent>
          <mc:Choice Requires="wps">
            <w:drawing>
              <wp:anchor behindDoc="0" distT="0" distB="0" distL="114300" distR="114300" simplePos="0" locked="0" layoutInCell="1" allowOverlap="1" relativeHeight="49">
                <wp:simplePos x="0" y="0"/>
                <wp:positionH relativeFrom="column">
                  <wp:posOffset>175260</wp:posOffset>
                </wp:positionH>
                <wp:positionV relativeFrom="paragraph">
                  <wp:posOffset>408940</wp:posOffset>
                </wp:positionV>
                <wp:extent cx="1190625" cy="304800"/>
                <wp:effectExtent l="0" t="0" r="0" b="0"/>
                <wp:wrapNone/>
                <wp:docPr id="32" name=""/>
                <a:graphic xmlns:a="http://schemas.openxmlformats.org/drawingml/2006/main">
                  <a:graphicData uri="http://schemas.microsoft.com/office/word/2010/wordprocessingShape">
                    <wps:wsp>
                      <wps:cNvSpPr txBox="1"/>
                      <wps:spPr>
                        <a:xfrm>
                          <a:off x="0" y="0"/>
                          <a:ext cx="1190625" cy="304800"/>
                        </a:xfrm>
                        <a:prstGeom prst="rect"/>
                        <a:solidFill>
                          <a:srgbClr val="FFFFFF"/>
                        </a:solidFill>
                      </wps:spPr>
                      <wps:txbx>
                        <w:txbxContent>
                          <w:p>
                            <w:pPr>
                              <w:pStyle w:val="FrameContents"/>
                              <w:spacing w:before="0" w:after="160"/>
                              <w:rPr>
                                <w:b/>
                                <w:b/>
                                <w:sz w:val="28"/>
                                <w:szCs w:val="28"/>
                              </w:rPr>
                            </w:pPr>
                            <w:r>
                              <w:rPr>
                                <w:b/>
                                <w:sz w:val="28"/>
                                <w:szCs w:val="28"/>
                              </w:rPr>
                              <w:t>Faculty:</w:t>
                            </w:r>
                          </w:p>
                        </w:txbxContent>
                      </wps:txbx>
                      <wps:bodyPr anchor="t" lIns="91440" tIns="45720" rIns="91440" bIns="45720">
                        <a:noAutofit/>
                      </wps:bodyPr>
                    </wps:wsp>
                  </a:graphicData>
                </a:graphic>
              </wp:anchor>
            </w:drawing>
          </mc:Choice>
          <mc:Fallback>
            <w:pict>
              <v:rect fillcolor="#FFFFFF" stroked="f" strokeweight="0pt" style="position:absolute;rotation:0;width:93.75pt;height:24pt;mso-wrap-distance-left:9pt;mso-wrap-distance-right:9pt;mso-wrap-distance-top:0pt;mso-wrap-distance-bottom:0pt;margin-top:32.2pt;mso-position-vertical-relative:text;margin-left:13.8pt;mso-position-horizontal-relative:text">
                <v:textbox>
                  <w:txbxContent>
                    <w:p>
                      <w:pPr>
                        <w:pStyle w:val="FrameContents"/>
                        <w:spacing w:before="0" w:after="160"/>
                        <w:rPr>
                          <w:b/>
                          <w:b/>
                          <w:sz w:val="28"/>
                          <w:szCs w:val="28"/>
                        </w:rPr>
                      </w:pPr>
                      <w:r>
                        <w:rPr>
                          <w:b/>
                          <w:sz w:val="28"/>
                          <w:szCs w:val="28"/>
                        </w:rPr>
                        <w:t>Faculty:</w:t>
                      </w:r>
                    </w:p>
                  </w:txbxContent>
                </v:textbox>
              </v:rect>
            </w:pict>
          </mc:Fallback>
        </mc:AlternateContent>
      </w:r>
      <w:r>
        <mc:AlternateContent>
          <mc:Choice Requires="wps">
            <w:drawing>
              <wp:anchor behindDoc="0" distT="0" distB="0" distL="114300" distR="114300" simplePos="0" locked="0" layoutInCell="1" allowOverlap="1" relativeHeight="54">
                <wp:simplePos x="0" y="0"/>
                <wp:positionH relativeFrom="column">
                  <wp:posOffset>1577975</wp:posOffset>
                </wp:positionH>
                <wp:positionV relativeFrom="paragraph">
                  <wp:posOffset>411480</wp:posOffset>
                </wp:positionV>
                <wp:extent cx="2087245" cy="304800"/>
                <wp:effectExtent l="0" t="0" r="0" b="0"/>
                <wp:wrapNone/>
                <wp:docPr id="33" name=""/>
                <a:graphic xmlns:a="http://schemas.openxmlformats.org/drawingml/2006/main">
                  <a:graphicData uri="http://schemas.microsoft.com/office/word/2010/wordprocessingShape">
                    <wps:wsp>
                      <wps:cNvSpPr txBox="1"/>
                      <wps:spPr>
                        <a:xfrm>
                          <a:off x="0" y="0"/>
                          <a:ext cx="2087245" cy="304800"/>
                        </a:xfrm>
                        <a:prstGeom prst="rect"/>
                        <a:solidFill>
                          <a:srgbClr val="FFFFFF"/>
                        </a:solidFill>
                        <a:ln w="635">
                          <a:solidFill>
                            <a:srgbClr val="000000"/>
                          </a:solidFill>
                        </a:ln>
                      </wps:spPr>
                      <wps:txbx>
                        <w:txbxContent>
                          <w:p>
                            <w:pPr>
                              <w:pStyle w:val="FrameContents"/>
                              <w:jc w:val="center"/>
                              <w:rPr>
                                <w:b/>
                                <w:b/>
                              </w:rPr>
                            </w:pPr>
                            <w:r>
                              <w:rPr>
                                <w:b/>
                              </w:rPr>
                            </w:r>
                          </w:p>
                          <w:p>
                            <w:pPr>
                              <w:pStyle w:val="FrameContents"/>
                              <w:spacing w:before="0" w:after="160"/>
                              <w:jc w:val="center"/>
                              <w:rPr>
                                <w:b/>
                                <w:b/>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164.35pt;height:24pt;mso-wrap-distance-left:9pt;mso-wrap-distance-right:9pt;mso-wrap-distance-top:0pt;mso-wrap-distance-bottom:0pt;margin-top:32.4pt;mso-position-vertical-relative:text;margin-left:124.25pt;mso-position-horizontal-relative:text">
                <v:textbox>
                  <w:txbxContent>
                    <w:p>
                      <w:pPr>
                        <w:pStyle w:val="FrameContents"/>
                        <w:jc w:val="center"/>
                        <w:rPr>
                          <w:b/>
                          <w:b/>
                        </w:rPr>
                      </w:pPr>
                      <w:r>
                        <w:rPr>
                          <w:b/>
                        </w:rPr>
                      </w:r>
                    </w:p>
                    <w:p>
                      <w:pPr>
                        <w:pStyle w:val="FrameContents"/>
                        <w:spacing w:before="0" w:after="160"/>
                        <w:jc w:val="center"/>
                        <w:rPr>
                          <w:b/>
                          <w:b/>
                        </w:rPr>
                      </w:pPr>
                      <w:r>
                        <w:rPr/>
                      </w:r>
                    </w:p>
                  </w:txbxContent>
                </v:textbox>
              </v:rect>
            </w:pict>
          </mc:Fallback>
        </mc:AlternateConten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r>
        <mc:AlternateContent>
          <mc:Choice Requires="wps">
            <w:drawing>
              <wp:anchor behindDoc="0" distT="0" distB="0" distL="114300" distR="114300" simplePos="0" locked="0" layoutInCell="1" allowOverlap="1" relativeHeight="50">
                <wp:simplePos x="0" y="0"/>
                <wp:positionH relativeFrom="column">
                  <wp:posOffset>120015</wp:posOffset>
                </wp:positionH>
                <wp:positionV relativeFrom="paragraph">
                  <wp:posOffset>48895</wp:posOffset>
                </wp:positionV>
                <wp:extent cx="1190625" cy="304800"/>
                <wp:effectExtent l="0" t="0" r="0" b="0"/>
                <wp:wrapNone/>
                <wp:docPr id="34" name=""/>
                <a:graphic xmlns:a="http://schemas.openxmlformats.org/drawingml/2006/main">
                  <a:graphicData uri="http://schemas.microsoft.com/office/word/2010/wordprocessingShape">
                    <wps:wsp>
                      <wps:cNvSpPr txBox="1"/>
                      <wps:spPr>
                        <a:xfrm>
                          <a:off x="0" y="0"/>
                          <a:ext cx="1190625" cy="304800"/>
                        </a:xfrm>
                        <a:prstGeom prst="rect"/>
                        <a:solidFill>
                          <a:srgbClr val="FFFFFF"/>
                        </a:solidFill>
                      </wps:spPr>
                      <wps:txbx>
                        <w:txbxContent>
                          <w:p>
                            <w:pPr>
                              <w:pStyle w:val="FrameContents"/>
                              <w:spacing w:before="0" w:after="160"/>
                              <w:rPr>
                                <w:b/>
                                <w:b/>
                                <w:sz w:val="28"/>
                                <w:szCs w:val="28"/>
                              </w:rPr>
                            </w:pPr>
                            <w:r>
                              <w:rPr>
                                <w:b/>
                                <w:sz w:val="28"/>
                                <w:szCs w:val="28"/>
                              </w:rPr>
                              <w:t>Title Of file:</w:t>
                            </w:r>
                          </w:p>
                        </w:txbxContent>
                      </wps:txbx>
                      <wps:bodyPr anchor="t" lIns="91440" tIns="45720" rIns="91440" bIns="45720">
                        <a:noAutofit/>
                      </wps:bodyPr>
                    </wps:wsp>
                  </a:graphicData>
                </a:graphic>
              </wp:anchor>
            </w:drawing>
          </mc:Choice>
          <mc:Fallback>
            <w:pict>
              <v:rect fillcolor="#FFFFFF" stroked="f" strokeweight="0pt" style="position:absolute;rotation:0;width:93.75pt;height:24pt;mso-wrap-distance-left:9pt;mso-wrap-distance-right:9pt;mso-wrap-distance-top:0pt;mso-wrap-distance-bottom:0pt;margin-top:3.85pt;mso-position-vertical-relative:text;margin-left:9.45pt;mso-position-horizontal-relative:text">
                <v:textbox>
                  <w:txbxContent>
                    <w:p>
                      <w:pPr>
                        <w:pStyle w:val="FrameContents"/>
                        <w:spacing w:before="0" w:after="160"/>
                        <w:rPr>
                          <w:b/>
                          <w:b/>
                          <w:sz w:val="28"/>
                          <w:szCs w:val="28"/>
                        </w:rPr>
                      </w:pPr>
                      <w:r>
                        <w:rPr>
                          <w:b/>
                          <w:sz w:val="28"/>
                          <w:szCs w:val="28"/>
                        </w:rPr>
                        <w:t>Title Of file:</w:t>
                      </w:r>
                    </w:p>
                  </w:txbxContent>
                </v:textbox>
              </v:rect>
            </w:pict>
          </mc:Fallback>
        </mc:AlternateContent>
      </w:r>
      <w:r>
        <mc:AlternateContent>
          <mc:Choice Requires="wps">
            <w:drawing>
              <wp:anchor behindDoc="0" distT="0" distB="0" distL="114300" distR="114300" simplePos="0" locked="0" layoutInCell="1" allowOverlap="1" relativeHeight="53">
                <wp:simplePos x="0" y="0"/>
                <wp:positionH relativeFrom="column">
                  <wp:posOffset>1569720</wp:posOffset>
                </wp:positionH>
                <wp:positionV relativeFrom="paragraph">
                  <wp:posOffset>94615</wp:posOffset>
                </wp:positionV>
                <wp:extent cx="1328420" cy="304800"/>
                <wp:effectExtent l="0" t="0" r="0" b="0"/>
                <wp:wrapNone/>
                <wp:docPr id="35" name=""/>
                <a:graphic xmlns:a="http://schemas.openxmlformats.org/drawingml/2006/main">
                  <a:graphicData uri="http://schemas.microsoft.com/office/word/2010/wordprocessingShape">
                    <wps:wsp>
                      <wps:cNvSpPr txBox="1"/>
                      <wps:spPr>
                        <a:xfrm>
                          <a:off x="0" y="0"/>
                          <a:ext cx="1328420" cy="304800"/>
                        </a:xfrm>
                        <a:prstGeom prst="rect"/>
                        <a:solidFill>
                          <a:srgbClr val="FFFFFF"/>
                        </a:solidFill>
                        <a:ln w="635">
                          <a:solidFill>
                            <a:srgbClr val="000000"/>
                          </a:solidFill>
                        </a:ln>
                      </wps:spPr>
                      <wps:txbx>
                        <w:txbxContent>
                          <w:p>
                            <w:pPr>
                              <w:pStyle w:val="FrameContents"/>
                              <w:jc w:val="center"/>
                              <w:rPr>
                                <w:b/>
                                <w:b/>
                              </w:rPr>
                            </w:pPr>
                            <w:r>
                              <w:rPr>
                                <w:b/>
                              </w:rPr>
                            </w:r>
                          </w:p>
                          <w:p>
                            <w:pPr>
                              <w:pStyle w:val="FrameContents"/>
                              <w:spacing w:before="0" w:after="160"/>
                              <w:jc w:val="center"/>
                              <w:rPr>
                                <w:b/>
                                <w:b/>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104.6pt;height:24pt;mso-wrap-distance-left:9pt;mso-wrap-distance-right:9pt;mso-wrap-distance-top:0pt;mso-wrap-distance-bottom:0pt;margin-top:7.45pt;mso-position-vertical-relative:text;margin-left:123.6pt;mso-position-horizontal-relative:text">
                <v:textbox>
                  <w:txbxContent>
                    <w:p>
                      <w:pPr>
                        <w:pStyle w:val="FrameContents"/>
                        <w:jc w:val="center"/>
                        <w:rPr>
                          <w:b/>
                          <w:b/>
                        </w:rPr>
                      </w:pPr>
                      <w:r>
                        <w:rPr>
                          <w:b/>
                        </w:rPr>
                      </w:r>
                    </w:p>
                    <w:p>
                      <w:pPr>
                        <w:pStyle w:val="FrameContents"/>
                        <w:spacing w:before="0" w:after="160"/>
                        <w:jc w:val="center"/>
                        <w:rPr>
                          <w:b/>
                          <w:b/>
                        </w:rPr>
                      </w:pPr>
                      <w:r>
                        <w:rPr/>
                      </w:r>
                    </w:p>
                  </w:txbxContent>
                </v:textbox>
              </v:rect>
            </w:pict>
          </mc:Fallback>
        </mc:AlternateContent>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r>
        <mc:AlternateContent>
          <mc:Choice Requires="wps">
            <w:drawing>
              <wp:anchor behindDoc="0" distT="0" distB="0" distL="114300" distR="114300" simplePos="0" locked="0" layoutInCell="1" allowOverlap="1" relativeHeight="55">
                <wp:simplePos x="0" y="0"/>
                <wp:positionH relativeFrom="column">
                  <wp:posOffset>3361055</wp:posOffset>
                </wp:positionH>
                <wp:positionV relativeFrom="paragraph">
                  <wp:posOffset>55245</wp:posOffset>
                </wp:positionV>
                <wp:extent cx="1328420" cy="304800"/>
                <wp:effectExtent l="0" t="0" r="0" b="0"/>
                <wp:wrapNone/>
                <wp:docPr id="36" name=""/>
                <a:graphic xmlns:a="http://schemas.openxmlformats.org/drawingml/2006/main">
                  <a:graphicData uri="http://schemas.microsoft.com/office/word/2010/wordprocessingShape">
                    <wps:wsp>
                      <wps:cNvSpPr txBox="1"/>
                      <wps:spPr>
                        <a:xfrm>
                          <a:off x="0" y="0"/>
                          <a:ext cx="1328420" cy="304800"/>
                        </a:xfrm>
                        <a:prstGeom prst="rect"/>
                        <a:solidFill>
                          <a:srgbClr val="FFFFFF"/>
                        </a:solidFill>
                        <a:ln w="635">
                          <a:solidFill>
                            <a:srgbClr val="000000"/>
                          </a:solidFill>
                        </a:ln>
                      </wps:spPr>
                      <wps:txbx>
                        <w:txbxContent>
                          <w:p>
                            <w:pPr>
                              <w:pStyle w:val="FrameContents"/>
                              <w:jc w:val="center"/>
                              <w:rPr>
                                <w:b/>
                                <w:b/>
                              </w:rPr>
                            </w:pPr>
                            <w:r>
                              <w:rPr>
                                <w:b/>
                              </w:rPr>
                              <w:t>SUBMIT</w:t>
                            </w:r>
                          </w:p>
                          <w:p>
                            <w:pPr>
                              <w:pStyle w:val="FrameContents"/>
                              <w:spacing w:before="0" w:after="160"/>
                              <w:jc w:val="center"/>
                              <w:rPr>
                                <w:b/>
                                <w:b/>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104.6pt;height:24pt;mso-wrap-distance-left:9pt;mso-wrap-distance-right:9pt;mso-wrap-distance-top:0pt;mso-wrap-distance-bottom:0pt;margin-top:4.35pt;mso-position-vertical-relative:text;margin-left:264.65pt;mso-position-horizontal-relative:text">
                <v:textbox>
                  <w:txbxContent>
                    <w:p>
                      <w:pPr>
                        <w:pStyle w:val="FrameContents"/>
                        <w:jc w:val="center"/>
                        <w:rPr>
                          <w:b/>
                          <w:b/>
                        </w:rPr>
                      </w:pPr>
                      <w:r>
                        <w:rPr>
                          <w:b/>
                        </w:rPr>
                        <w:t>SUBMIT</w:t>
                      </w:r>
                    </w:p>
                    <w:p>
                      <w:pPr>
                        <w:pStyle w:val="FrameContents"/>
                        <w:spacing w:before="0" w:after="160"/>
                        <w:jc w:val="center"/>
                        <w:rPr>
                          <w:b/>
                          <w:b/>
                        </w:rPr>
                      </w:pPr>
                      <w:r>
                        <w:rPr/>
                      </w:r>
                    </w:p>
                  </w:txbxContent>
                </v:textbox>
              </v:rect>
            </w:pict>
          </mc:Fallback>
        </mc:AlternateContent>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Spacing"/>
        <w:spacing w:lineRule="auto" w:line="36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Fig. 3.4: Add Assignment Interfaces</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t>This interface allows student to add assignment to the system</w:t>
      </w:r>
    </w:p>
    <w:p>
      <w:pPr>
        <w:pStyle w:val="NoSpacing"/>
        <w:spacing w:lineRule="auto" w:line="36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t>TEACHER WINDOW</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20">
                <wp:simplePos x="0" y="0"/>
                <wp:positionH relativeFrom="column">
                  <wp:posOffset>-76835</wp:posOffset>
                </wp:positionH>
                <wp:positionV relativeFrom="paragraph">
                  <wp:posOffset>1270</wp:posOffset>
                </wp:positionV>
                <wp:extent cx="5211445" cy="3745865"/>
                <wp:effectExtent l="0" t="0" r="0" b="0"/>
                <wp:wrapNone/>
                <wp:docPr id="37" name="Rectangle 323"/>
                <a:graphic xmlns:a="http://schemas.openxmlformats.org/drawingml/2006/main">
                  <a:graphicData uri="http://schemas.microsoft.com/office/word/2010/wordprocessingShape">
                    <wps:wsp>
                      <wps:cNvSpPr/>
                      <wps:nvSpPr>
                        <wps:cNvPr id="19" name="Rectangle 1"/>
                        <wps:cNvSpPr/>
                      </wps:nvSpPr>
                      <wps:spPr>
                        <a:xfrm>
                          <a:off x="0" y="0"/>
                          <a:ext cx="5210640" cy="3745080"/>
                        </a:xfrm>
                        <a:prstGeom prst="rect">
                          <a:avLst/>
                        </a:prstGeom>
                        <a:solidFill>
                          <a:srgbClr val="ffffff"/>
                        </a:solidFill>
                        <a:ln>
                          <a:solidFill>
                            <a:srgbClr val="000000"/>
                          </a:solidFill>
                        </a:ln>
                      </wps:spPr>
                      <wps:bodyPr/>
                    </wps:wsp>
                  </a:graphicData>
                </a:graphic>
              </wp:anchor>
            </w:drawing>
          </mc:Choice>
          <mc:Fallback>
            <w:pict>
              <v:rect id="shape_0" ID="Rectangle 323" fillcolor="white" stroked="t" style="position:absolute;margin-left:-6.05pt;margin-top:0.1pt;width:410.25pt;height:294.85pt">
                <w10:wrap type="none"/>
                <v:fill o:detectmouseclick="t" type="solid" color2="black"/>
                <v:stroke color="black" joinstyle="round" endcap="flat"/>
              </v:rect>
            </w:pict>
          </mc:Fallback>
        </mc:AlternateContent>
      </w:r>
      <w:r>
        <mc:AlternateContent>
          <mc:Choice Requires="wps">
            <w:drawing>
              <wp:anchor behindDoc="0" distT="0" distB="0" distL="114300" distR="114300" simplePos="0" locked="0" layoutInCell="1" allowOverlap="1" relativeHeight="21">
                <wp:simplePos x="0" y="0"/>
                <wp:positionH relativeFrom="column">
                  <wp:posOffset>-77470</wp:posOffset>
                </wp:positionH>
                <wp:positionV relativeFrom="paragraph">
                  <wp:posOffset>1270</wp:posOffset>
                </wp:positionV>
                <wp:extent cx="5210810" cy="419100"/>
                <wp:effectExtent l="0" t="0" r="0" b="0"/>
                <wp:wrapNone/>
                <wp:docPr id="38" name=""/>
                <a:graphic xmlns:a="http://schemas.openxmlformats.org/drawingml/2006/main">
                  <a:graphicData uri="http://schemas.microsoft.com/office/word/2010/wordprocessingShape">
                    <wps:wsp>
                      <wps:cNvSpPr txBox="1"/>
                      <wps:spPr>
                        <a:xfrm>
                          <a:off x="0" y="0"/>
                          <a:ext cx="5210810" cy="419100"/>
                        </a:xfrm>
                        <a:prstGeom prst="rect"/>
                        <a:solidFill>
                          <a:srgbClr val="FFFFFF"/>
                        </a:solidFill>
                        <a:ln w="635">
                          <a:solidFill>
                            <a:srgbClr val="000000"/>
                          </a:solidFill>
                        </a:ln>
                      </wps:spPr>
                      <wps:txbx>
                        <w:txbxContent>
                          <w:p>
                            <w:pPr>
                              <w:pStyle w:val="FrameContents"/>
                              <w:rPr>
                                <w:b/>
                                <w:b/>
                                <w:sz w:val="32"/>
                                <w:szCs w:val="32"/>
                              </w:rPr>
                            </w:pPr>
                            <w:r>
                              <w:rPr>
                                <w:b/>
                                <w:sz w:val="32"/>
                                <w:szCs w:val="32"/>
                              </w:rPr>
                              <w:t>User Login</w:t>
                            </w:r>
                          </w:p>
                          <w:p>
                            <w:pPr>
                              <w:pStyle w:val="FrameContents"/>
                              <w:spacing w:before="0" w:after="160"/>
                              <w:rPr>
                                <w:b/>
                                <w:b/>
                                <w:sz w:val="32"/>
                                <w:szCs w:val="32"/>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410.3pt;height:33pt;mso-wrap-distance-left:9pt;mso-wrap-distance-right:9pt;mso-wrap-distance-top:0pt;mso-wrap-distance-bottom:0pt;margin-top:0.1pt;mso-position-vertical-relative:text;margin-left:-6.1pt;mso-position-horizontal-relative:text">
                <v:textbox>
                  <w:txbxContent>
                    <w:p>
                      <w:pPr>
                        <w:pStyle w:val="FrameContents"/>
                        <w:rPr>
                          <w:b/>
                          <w:b/>
                          <w:sz w:val="32"/>
                          <w:szCs w:val="32"/>
                        </w:rPr>
                      </w:pPr>
                      <w:r>
                        <w:rPr>
                          <w:b/>
                          <w:sz w:val="32"/>
                          <w:szCs w:val="32"/>
                        </w:rPr>
                        <w:t>User Login</w:t>
                      </w:r>
                    </w:p>
                    <w:p>
                      <w:pPr>
                        <w:pStyle w:val="FrameContents"/>
                        <w:spacing w:before="0" w:after="160"/>
                        <w:rPr>
                          <w:b/>
                          <w:b/>
                          <w:sz w:val="32"/>
                          <w:szCs w:val="32"/>
                        </w:rPr>
                      </w:pPr>
                      <w:r>
                        <w:rPr/>
                      </w:r>
                    </w:p>
                  </w:txbxContent>
                </v:textbox>
              </v:rect>
            </w:pict>
          </mc:Fallback>
        </mc:AlternateConten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mc:AlternateContent>
          <mc:Choice Requires="wps">
            <w:drawing>
              <wp:anchor behindDoc="0" distT="0" distB="0" distL="114300" distR="114300" simplePos="0" locked="0" layoutInCell="1" allowOverlap="1" relativeHeight="26">
                <wp:simplePos x="0" y="0"/>
                <wp:positionH relativeFrom="column">
                  <wp:posOffset>1663065</wp:posOffset>
                </wp:positionH>
                <wp:positionV relativeFrom="paragraph">
                  <wp:posOffset>155575</wp:posOffset>
                </wp:positionV>
                <wp:extent cx="2610485" cy="304800"/>
                <wp:effectExtent l="0" t="0" r="0" b="0"/>
                <wp:wrapNone/>
                <wp:docPr id="39" name=""/>
                <a:graphic xmlns:a="http://schemas.openxmlformats.org/drawingml/2006/main">
                  <a:graphicData uri="http://schemas.microsoft.com/office/word/2010/wordprocessingShape">
                    <wps:wsp>
                      <wps:cNvSpPr txBox="1"/>
                      <wps:spPr>
                        <a:xfrm>
                          <a:off x="0" y="0"/>
                          <a:ext cx="2610485" cy="304800"/>
                        </a:xfrm>
                        <a:prstGeom prst="rect"/>
                        <a:solidFill>
                          <a:srgbClr val="FFFFFF"/>
                        </a:solidFill>
                        <a:ln w="635">
                          <a:solidFill>
                            <a:srgbClr val="000000"/>
                          </a:solidFill>
                        </a:ln>
                      </wps:spPr>
                      <wps:txbx>
                        <w:txbxContent>
                          <w:p>
                            <w:pPr>
                              <w:pStyle w:val="FrameContents"/>
                              <w:spacing w:before="0" w:after="160"/>
                              <w:jc w:val="center"/>
                              <w:rPr>
                                <w:b/>
                                <w:b/>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205.55pt;height:24pt;mso-wrap-distance-left:9pt;mso-wrap-distance-right:9pt;mso-wrap-distance-top:0pt;mso-wrap-distance-bottom:0pt;margin-top:12.25pt;mso-position-vertical-relative:text;margin-left:130.95pt;mso-position-horizontal-relative:text">
                <v:textbox>
                  <w:txbxContent>
                    <w:p>
                      <w:pPr>
                        <w:pStyle w:val="FrameContents"/>
                        <w:spacing w:before="0" w:after="160"/>
                        <w:jc w:val="center"/>
                        <w:rPr>
                          <w:b/>
                          <w:b/>
                        </w:rPr>
                      </w:pPr>
                      <w:r>
                        <w:rPr/>
                      </w:r>
                    </w:p>
                  </w:txbxContent>
                </v:textbox>
              </v:rect>
            </w:pict>
          </mc:Fallback>
        </mc:AlternateContent>
      </w:r>
      <w:r>
        <mc:AlternateContent>
          <mc:Choice Requires="wps">
            <w:drawing>
              <wp:anchor behindDoc="0" distT="0" distB="0" distL="114300" distR="114300" simplePos="0" locked="0" layoutInCell="1" allowOverlap="1" relativeHeight="27">
                <wp:simplePos x="0" y="0"/>
                <wp:positionH relativeFrom="column">
                  <wp:posOffset>264160</wp:posOffset>
                </wp:positionH>
                <wp:positionV relativeFrom="paragraph">
                  <wp:posOffset>153670</wp:posOffset>
                </wp:positionV>
                <wp:extent cx="1190625" cy="304800"/>
                <wp:effectExtent l="0" t="0" r="0" b="0"/>
                <wp:wrapNone/>
                <wp:docPr id="40" name=""/>
                <a:graphic xmlns:a="http://schemas.openxmlformats.org/drawingml/2006/main">
                  <a:graphicData uri="http://schemas.microsoft.com/office/word/2010/wordprocessingShape">
                    <wps:wsp>
                      <wps:cNvSpPr txBox="1"/>
                      <wps:spPr>
                        <a:xfrm>
                          <a:off x="0" y="0"/>
                          <a:ext cx="1190625" cy="304800"/>
                        </a:xfrm>
                        <a:prstGeom prst="rect"/>
                        <a:solidFill>
                          <a:srgbClr val="FFFFFF"/>
                        </a:solidFill>
                      </wps:spPr>
                      <wps:txbx>
                        <w:txbxContent>
                          <w:p>
                            <w:pPr>
                              <w:pStyle w:val="FrameContents"/>
                              <w:spacing w:before="0" w:after="160"/>
                              <w:rPr>
                                <w:b/>
                                <w:b/>
                                <w:sz w:val="28"/>
                                <w:szCs w:val="28"/>
                              </w:rPr>
                            </w:pPr>
                            <w:r>
                              <w:rPr>
                                <w:b/>
                                <w:sz w:val="28"/>
                                <w:szCs w:val="28"/>
                              </w:rPr>
                              <w:t>NAME</w:t>
                            </w:r>
                          </w:p>
                        </w:txbxContent>
                      </wps:txbx>
                      <wps:bodyPr anchor="t" lIns="91440" tIns="45720" rIns="91440" bIns="45720">
                        <a:noAutofit/>
                      </wps:bodyPr>
                    </wps:wsp>
                  </a:graphicData>
                </a:graphic>
              </wp:anchor>
            </w:drawing>
          </mc:Choice>
          <mc:Fallback>
            <w:pict>
              <v:rect fillcolor="#FFFFFF" stroked="f" strokeweight="0pt" style="position:absolute;rotation:0;width:93.75pt;height:24pt;mso-wrap-distance-left:9pt;mso-wrap-distance-right:9pt;mso-wrap-distance-top:0pt;mso-wrap-distance-bottom:0pt;margin-top:12.1pt;mso-position-vertical-relative:text;margin-left:20.8pt;mso-position-horizontal-relative:text">
                <v:textbox>
                  <w:txbxContent>
                    <w:p>
                      <w:pPr>
                        <w:pStyle w:val="FrameContents"/>
                        <w:spacing w:before="0" w:after="160"/>
                        <w:rPr>
                          <w:b/>
                          <w:b/>
                          <w:sz w:val="28"/>
                          <w:szCs w:val="28"/>
                        </w:rPr>
                      </w:pPr>
                      <w:r>
                        <w:rPr>
                          <w:b/>
                          <w:sz w:val="28"/>
                          <w:szCs w:val="28"/>
                        </w:rPr>
                        <w:t>NAME</w:t>
                      </w:r>
                    </w:p>
                  </w:txbxContent>
                </v:textbox>
              </v:rect>
            </w:pict>
          </mc:Fallback>
        </mc:AlternateConten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mc:AlternateContent>
          <mc:Choice Requires="wps">
            <w:drawing>
              <wp:anchor behindDoc="0" distT="0" distB="0" distL="114300" distR="114300" simplePos="0" locked="0" layoutInCell="1" allowOverlap="1" relativeHeight="24">
                <wp:simplePos x="0" y="0"/>
                <wp:positionH relativeFrom="column">
                  <wp:posOffset>354330</wp:posOffset>
                </wp:positionH>
                <wp:positionV relativeFrom="paragraph">
                  <wp:posOffset>329565</wp:posOffset>
                </wp:positionV>
                <wp:extent cx="1190625" cy="304800"/>
                <wp:effectExtent l="0" t="0" r="0" b="0"/>
                <wp:wrapNone/>
                <wp:docPr id="41" name=""/>
                <a:graphic xmlns:a="http://schemas.openxmlformats.org/drawingml/2006/main">
                  <a:graphicData uri="http://schemas.microsoft.com/office/word/2010/wordprocessingShape">
                    <wps:wsp>
                      <wps:cNvSpPr txBox="1"/>
                      <wps:spPr>
                        <a:xfrm>
                          <a:off x="0" y="0"/>
                          <a:ext cx="1190625" cy="304800"/>
                        </a:xfrm>
                        <a:prstGeom prst="rect"/>
                        <a:solidFill>
                          <a:srgbClr val="FFFFFF"/>
                        </a:solidFill>
                      </wps:spPr>
                      <wps:txbx>
                        <w:txbxContent>
                          <w:p>
                            <w:pPr>
                              <w:pStyle w:val="FrameContents"/>
                              <w:spacing w:before="0" w:after="160"/>
                              <w:rPr>
                                <w:b/>
                                <w:b/>
                                <w:sz w:val="28"/>
                                <w:szCs w:val="28"/>
                              </w:rPr>
                            </w:pPr>
                            <w:r>
                              <w:rPr>
                                <w:b/>
                                <w:sz w:val="28"/>
                                <w:szCs w:val="28"/>
                              </w:rPr>
                              <w:t>Sex:</w:t>
                            </w:r>
                          </w:p>
                        </w:txbxContent>
                      </wps:txbx>
                      <wps:bodyPr anchor="t" lIns="91440" tIns="45720" rIns="91440" bIns="45720">
                        <a:noAutofit/>
                      </wps:bodyPr>
                    </wps:wsp>
                  </a:graphicData>
                </a:graphic>
              </wp:anchor>
            </w:drawing>
          </mc:Choice>
          <mc:Fallback>
            <w:pict>
              <v:rect fillcolor="#FFFFFF" stroked="f" strokeweight="0pt" style="position:absolute;rotation:0;width:93.75pt;height:24pt;mso-wrap-distance-left:9pt;mso-wrap-distance-right:9pt;mso-wrap-distance-top:0pt;mso-wrap-distance-bottom:0pt;margin-top:25.95pt;mso-position-vertical-relative:text;margin-left:27.9pt;mso-position-horizontal-relative:text">
                <v:textbox>
                  <w:txbxContent>
                    <w:p>
                      <w:pPr>
                        <w:pStyle w:val="FrameContents"/>
                        <w:spacing w:before="0" w:after="160"/>
                        <w:rPr>
                          <w:b/>
                          <w:b/>
                          <w:sz w:val="28"/>
                          <w:szCs w:val="28"/>
                        </w:rPr>
                      </w:pPr>
                      <w:r>
                        <w:rPr>
                          <w:b/>
                          <w:sz w:val="28"/>
                          <w:szCs w:val="28"/>
                        </w:rPr>
                        <w:t>Sex:</w:t>
                      </w:r>
                    </w:p>
                  </w:txbxContent>
                </v:textbox>
              </v:rect>
            </w:pict>
          </mc:Fallback>
        </mc:AlternateConten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22">
                <wp:simplePos x="0" y="0"/>
                <wp:positionH relativeFrom="column">
                  <wp:posOffset>1663700</wp:posOffset>
                </wp:positionH>
                <wp:positionV relativeFrom="paragraph">
                  <wp:posOffset>347345</wp:posOffset>
                </wp:positionV>
                <wp:extent cx="870585" cy="305435"/>
                <wp:effectExtent l="0" t="0" r="0" b="0"/>
                <wp:wrapNone/>
                <wp:docPr id="42" name="Rectangle 327"/>
                <a:graphic xmlns:a="http://schemas.openxmlformats.org/drawingml/2006/main">
                  <a:graphicData uri="http://schemas.microsoft.com/office/word/2010/wordprocessingShape">
                    <wps:wsp>
                      <wps:cNvSpPr/>
                      <wps:nvSpPr>
                        <wps:cNvPr id="20" name="Rectangle 1"/>
                        <wps:cNvSpPr/>
                      </wps:nvSpPr>
                      <wps:spPr>
                        <a:xfrm>
                          <a:off x="0" y="0"/>
                          <a:ext cx="870120" cy="304920"/>
                        </a:xfrm>
                        <a:prstGeom prst="rect">
                          <a:avLst/>
                        </a:prstGeom>
                        <a:solidFill>
                          <a:srgbClr val="ffffff"/>
                        </a:solidFill>
                        <a:ln>
                          <a:solidFill>
                            <a:srgbClr val="000000"/>
                          </a:solidFill>
                        </a:ln>
                      </wps:spPr>
                      <wps:bodyPr/>
                    </wps:wsp>
                  </a:graphicData>
                </a:graphic>
              </wp:anchor>
            </w:drawing>
          </mc:Choice>
          <mc:Fallback>
            <w:pict>
              <v:rect id="shape_0" ID="Rectangle 327" fillcolor="white" stroked="t" style="position:absolute;margin-left:131pt;margin-top:27.35pt;width:68.45pt;height:23.95pt">
                <w10:wrap type="none"/>
                <v:fill o:detectmouseclick="t" type="solid" color2="black"/>
                <v:stroke color="black" joinstyle="round" endcap="flat"/>
              </v:rect>
            </w:pict>
          </mc:Fallback>
        </mc:AlternateContent>
        <mc:AlternateContent>
          <mc:Choice Requires="wps">
            <w:drawing>
              <wp:anchor behindDoc="0" distT="0" distB="0" distL="114300" distR="114300" simplePos="0" locked="0" layoutInCell="1" allowOverlap="1" relativeHeight="28">
                <wp:simplePos x="0" y="0"/>
                <wp:positionH relativeFrom="column">
                  <wp:posOffset>1729105</wp:posOffset>
                </wp:positionH>
                <wp:positionV relativeFrom="paragraph">
                  <wp:posOffset>55880</wp:posOffset>
                </wp:positionV>
                <wp:extent cx="220345" cy="217170"/>
                <wp:effectExtent l="0" t="0" r="0" b="0"/>
                <wp:wrapNone/>
                <wp:docPr id="43" name="Oval 332"/>
                <a:graphic xmlns:a="http://schemas.openxmlformats.org/drawingml/2006/main">
                  <a:graphicData uri="http://schemas.microsoft.com/office/word/2010/wordprocessingShape">
                    <wps:wsp>
                      <wps:cNvSpPr/>
                      <wps:spPr>
                        <a:xfrm>
                          <a:off x="0" y="0"/>
                          <a:ext cx="219600" cy="216360"/>
                        </a:xfrm>
                        <a:prstGeom prst="ellipse">
                          <a:avLst/>
                        </a:prstGeom>
                        <a:solidFill>
                          <a:srgbClr val="ffffff"/>
                        </a:solidFill>
                        <a:ln w="3240">
                          <a:solidFill>
                            <a:srgbClr val="000000"/>
                          </a:solidFill>
                          <a:miter/>
                        </a:ln>
                      </wps:spPr>
                      <wps:bodyPr/>
                    </wps:wsp>
                  </a:graphicData>
                </a:graphic>
              </wp:anchor>
            </w:drawing>
          </mc:Choice>
          <mc:Fallback>
            <w:pict>
              <v:oval id="shape_0" ID="Oval 332" fillcolor="white" stroked="t" style="position:absolute;margin-left:136.15pt;margin-top:4.4pt;width:17.25pt;height:17pt">
                <w10:wrap type="none"/>
                <v:fill o:detectmouseclick="t" type="solid" color2="black"/>
                <v:stroke color="black" weight="3240" joinstyle="miter" endcap="flat"/>
              </v:oval>
            </w:pict>
          </mc:Fallback>
        </mc:AlternateContent>
        <mc:AlternateContent>
          <mc:Choice Requires="wps">
            <w:drawing>
              <wp:anchor behindDoc="0" distT="0" distB="0" distL="114300" distR="114300" simplePos="0" locked="0" layoutInCell="1" allowOverlap="1" relativeHeight="29">
                <wp:simplePos x="0" y="0"/>
                <wp:positionH relativeFrom="column">
                  <wp:posOffset>2533015</wp:posOffset>
                </wp:positionH>
                <wp:positionV relativeFrom="paragraph">
                  <wp:posOffset>44450</wp:posOffset>
                </wp:positionV>
                <wp:extent cx="254000" cy="217170"/>
                <wp:effectExtent l="0" t="0" r="0" b="0"/>
                <wp:wrapNone/>
                <wp:docPr id="44" name="Oval 330"/>
                <a:graphic xmlns:a="http://schemas.openxmlformats.org/drawingml/2006/main">
                  <a:graphicData uri="http://schemas.microsoft.com/office/word/2010/wordprocessingShape">
                    <wps:wsp>
                      <wps:cNvSpPr/>
                      <wps:spPr>
                        <a:xfrm>
                          <a:off x="0" y="0"/>
                          <a:ext cx="253440" cy="216360"/>
                        </a:xfrm>
                        <a:prstGeom prst="ellipse">
                          <a:avLst/>
                        </a:prstGeom>
                        <a:solidFill>
                          <a:srgbClr val="ffffff"/>
                        </a:solidFill>
                        <a:ln w="3240">
                          <a:solidFill>
                            <a:srgbClr val="000000"/>
                          </a:solidFill>
                          <a:miter/>
                        </a:ln>
                      </wps:spPr>
                      <wps:bodyPr/>
                    </wps:wsp>
                  </a:graphicData>
                </a:graphic>
              </wp:anchor>
            </w:drawing>
          </mc:Choice>
          <mc:Fallback>
            <w:pict>
              <v:oval id="shape_0" ID="Oval 330" fillcolor="white" stroked="t" style="position:absolute;margin-left:199.45pt;margin-top:3.5pt;width:19.9pt;height:17pt">
                <w10:wrap type="none"/>
                <v:fill o:detectmouseclick="t" type="solid" color2="black"/>
                <v:stroke color="black" weight="3240" joinstyle="miter" endcap="flat"/>
              </v:oval>
            </w:pict>
          </mc:Fallback>
        </mc:AlternateContent>
      </w:r>
      <w:r>
        <mc:AlternateContent>
          <mc:Choice Requires="wps">
            <w:drawing>
              <wp:anchor behindDoc="0" distT="0" distB="0" distL="114300" distR="114300" simplePos="0" locked="0" layoutInCell="1" allowOverlap="1" relativeHeight="25">
                <wp:simplePos x="0" y="0"/>
                <wp:positionH relativeFrom="column">
                  <wp:posOffset>386715</wp:posOffset>
                </wp:positionH>
                <wp:positionV relativeFrom="paragraph">
                  <wp:posOffset>342265</wp:posOffset>
                </wp:positionV>
                <wp:extent cx="1190625" cy="304800"/>
                <wp:effectExtent l="0" t="0" r="0" b="0"/>
                <wp:wrapNone/>
                <wp:docPr id="45" name=""/>
                <a:graphic xmlns:a="http://schemas.openxmlformats.org/drawingml/2006/main">
                  <a:graphicData uri="http://schemas.microsoft.com/office/word/2010/wordprocessingShape">
                    <wps:wsp>
                      <wps:cNvSpPr txBox="1"/>
                      <wps:spPr>
                        <a:xfrm>
                          <a:off x="0" y="0"/>
                          <a:ext cx="1190625" cy="304800"/>
                        </a:xfrm>
                        <a:prstGeom prst="rect"/>
                        <a:solidFill>
                          <a:srgbClr val="FFFFFF"/>
                        </a:solidFill>
                      </wps:spPr>
                      <wps:txbx>
                        <w:txbxContent>
                          <w:p>
                            <w:pPr>
                              <w:pStyle w:val="FrameContents"/>
                              <w:spacing w:before="0" w:after="160"/>
                              <w:rPr>
                                <w:b/>
                                <w:b/>
                                <w:sz w:val="28"/>
                                <w:szCs w:val="28"/>
                              </w:rPr>
                            </w:pPr>
                            <w:r>
                              <w:rPr>
                                <w:b/>
                                <w:sz w:val="28"/>
                                <w:szCs w:val="28"/>
                              </w:rPr>
                              <w:t>age</w:t>
                            </w:r>
                          </w:p>
                        </w:txbxContent>
                      </wps:txbx>
                      <wps:bodyPr anchor="t" lIns="91440" tIns="45720" rIns="91440" bIns="45720">
                        <a:noAutofit/>
                      </wps:bodyPr>
                    </wps:wsp>
                  </a:graphicData>
                </a:graphic>
              </wp:anchor>
            </w:drawing>
          </mc:Choice>
          <mc:Fallback>
            <w:pict>
              <v:rect fillcolor="#FFFFFF" stroked="f" strokeweight="0pt" style="position:absolute;rotation:0;width:93.75pt;height:24pt;mso-wrap-distance-left:9pt;mso-wrap-distance-right:9pt;mso-wrap-distance-top:0pt;mso-wrap-distance-bottom:0pt;margin-top:26.95pt;mso-position-vertical-relative:text;margin-left:30.45pt;mso-position-horizontal-relative:text">
                <v:textbox>
                  <w:txbxContent>
                    <w:p>
                      <w:pPr>
                        <w:pStyle w:val="FrameContents"/>
                        <w:spacing w:before="0" w:after="160"/>
                        <w:rPr>
                          <w:b/>
                          <w:b/>
                          <w:sz w:val="28"/>
                          <w:szCs w:val="28"/>
                        </w:rPr>
                      </w:pPr>
                      <w:r>
                        <w:rPr>
                          <w:b/>
                          <w:sz w:val="28"/>
                          <w:szCs w:val="28"/>
                        </w:rPr>
                        <w:t>age</w:t>
                      </w:r>
                    </w:p>
                  </w:txbxContent>
                </v:textbox>
              </v:rect>
            </w:pict>
          </mc:Fallback>
        </mc:AlternateContent>
      </w:r>
      <w:r>
        <mc:AlternateContent>
          <mc:Choice Requires="wps">
            <w:drawing>
              <wp:anchor behindDoc="0" distT="0" distB="0" distL="114300" distR="114300" simplePos="0" locked="0" layoutInCell="1" allowOverlap="1" relativeHeight="30">
                <wp:simplePos x="0" y="0"/>
                <wp:positionH relativeFrom="column">
                  <wp:posOffset>1948815</wp:posOffset>
                </wp:positionH>
                <wp:positionV relativeFrom="paragraph">
                  <wp:posOffset>10795</wp:posOffset>
                </wp:positionV>
                <wp:extent cx="583565" cy="304800"/>
                <wp:effectExtent l="0" t="0" r="0" b="0"/>
                <wp:wrapNone/>
                <wp:docPr id="46" name=""/>
                <a:graphic xmlns:a="http://schemas.openxmlformats.org/drawingml/2006/main">
                  <a:graphicData uri="http://schemas.microsoft.com/office/word/2010/wordprocessingShape">
                    <wps:wsp>
                      <wps:cNvSpPr txBox="1"/>
                      <wps:spPr>
                        <a:xfrm>
                          <a:off x="0" y="0"/>
                          <a:ext cx="583565" cy="304800"/>
                        </a:xfrm>
                        <a:prstGeom prst="rect"/>
                        <a:solidFill>
                          <a:srgbClr val="FFFFFF"/>
                        </a:solidFill>
                      </wps:spPr>
                      <wps:txbx>
                        <w:txbxContent>
                          <w:p>
                            <w:pPr>
                              <w:pStyle w:val="FrameContents"/>
                              <w:spacing w:before="0" w:after="160"/>
                              <w:rPr>
                                <w:b/>
                                <w:b/>
                                <w:sz w:val="28"/>
                                <w:szCs w:val="28"/>
                              </w:rPr>
                            </w:pPr>
                            <w:r>
                              <w:rPr>
                                <w:b/>
                                <w:sz w:val="28"/>
                                <w:szCs w:val="28"/>
                              </w:rPr>
                              <w:t>Male</w:t>
                            </w:r>
                          </w:p>
                        </w:txbxContent>
                      </wps:txbx>
                      <wps:bodyPr anchor="t" lIns="91440" tIns="45720" rIns="91440" bIns="45720">
                        <a:noAutofit/>
                      </wps:bodyPr>
                    </wps:wsp>
                  </a:graphicData>
                </a:graphic>
              </wp:anchor>
            </w:drawing>
          </mc:Choice>
          <mc:Fallback>
            <w:pict>
              <v:rect fillcolor="#FFFFFF" stroked="f" strokeweight="0pt" style="position:absolute;rotation:0;width:45.95pt;height:24pt;mso-wrap-distance-left:9pt;mso-wrap-distance-right:9pt;mso-wrap-distance-top:0pt;mso-wrap-distance-bottom:0pt;margin-top:0.85pt;mso-position-vertical-relative:text;margin-left:153.45pt;mso-position-horizontal-relative:text">
                <v:textbox>
                  <w:txbxContent>
                    <w:p>
                      <w:pPr>
                        <w:pStyle w:val="FrameContents"/>
                        <w:spacing w:before="0" w:after="160"/>
                        <w:rPr>
                          <w:b/>
                          <w:b/>
                          <w:sz w:val="28"/>
                          <w:szCs w:val="28"/>
                        </w:rPr>
                      </w:pPr>
                      <w:r>
                        <w:rPr>
                          <w:b/>
                          <w:sz w:val="28"/>
                          <w:szCs w:val="28"/>
                        </w:rPr>
                        <w:t>Male</w:t>
                      </w:r>
                    </w:p>
                  </w:txbxContent>
                </v:textbox>
              </v:rect>
            </w:pict>
          </mc:Fallback>
        </mc:AlternateContent>
      </w:r>
      <w:r>
        <mc:AlternateContent>
          <mc:Choice Requires="wps">
            <w:drawing>
              <wp:anchor behindDoc="0" distT="0" distB="0" distL="114300" distR="114300" simplePos="0" locked="0" layoutInCell="1" allowOverlap="1" relativeHeight="31">
                <wp:simplePos x="0" y="0"/>
                <wp:positionH relativeFrom="column">
                  <wp:posOffset>2840990</wp:posOffset>
                </wp:positionH>
                <wp:positionV relativeFrom="paragraph">
                  <wp:posOffset>19685</wp:posOffset>
                </wp:positionV>
                <wp:extent cx="1190625" cy="304800"/>
                <wp:effectExtent l="0" t="0" r="0" b="0"/>
                <wp:wrapNone/>
                <wp:docPr id="47" name=""/>
                <a:graphic xmlns:a="http://schemas.openxmlformats.org/drawingml/2006/main">
                  <a:graphicData uri="http://schemas.microsoft.com/office/word/2010/wordprocessingShape">
                    <wps:wsp>
                      <wps:cNvSpPr txBox="1"/>
                      <wps:spPr>
                        <a:xfrm>
                          <a:off x="0" y="0"/>
                          <a:ext cx="1190625" cy="304800"/>
                        </a:xfrm>
                        <a:prstGeom prst="rect"/>
                        <a:solidFill>
                          <a:srgbClr val="FFFFFF"/>
                        </a:solidFill>
                      </wps:spPr>
                      <wps:txbx>
                        <w:txbxContent>
                          <w:p>
                            <w:pPr>
                              <w:pStyle w:val="FrameContents"/>
                              <w:spacing w:before="0" w:after="160"/>
                              <w:rPr>
                                <w:b/>
                                <w:b/>
                                <w:sz w:val="28"/>
                                <w:szCs w:val="28"/>
                              </w:rPr>
                            </w:pPr>
                            <w:r>
                              <w:rPr>
                                <w:b/>
                                <w:sz w:val="28"/>
                                <w:szCs w:val="28"/>
                              </w:rPr>
                              <w:t>female</w:t>
                            </w:r>
                          </w:p>
                        </w:txbxContent>
                      </wps:txbx>
                      <wps:bodyPr anchor="t" lIns="91440" tIns="45720" rIns="91440" bIns="45720">
                        <a:noAutofit/>
                      </wps:bodyPr>
                    </wps:wsp>
                  </a:graphicData>
                </a:graphic>
              </wp:anchor>
            </w:drawing>
          </mc:Choice>
          <mc:Fallback>
            <w:pict>
              <v:rect fillcolor="#FFFFFF" stroked="f" strokeweight="0pt" style="position:absolute;rotation:0;width:93.75pt;height:24pt;mso-wrap-distance-left:9pt;mso-wrap-distance-right:9pt;mso-wrap-distance-top:0pt;mso-wrap-distance-bottom:0pt;margin-top:1.55pt;mso-position-vertical-relative:text;margin-left:223.7pt;mso-position-horizontal-relative:text">
                <v:textbox>
                  <w:txbxContent>
                    <w:p>
                      <w:pPr>
                        <w:pStyle w:val="FrameContents"/>
                        <w:spacing w:before="0" w:after="160"/>
                        <w:rPr>
                          <w:b/>
                          <w:b/>
                          <w:sz w:val="28"/>
                          <w:szCs w:val="28"/>
                        </w:rPr>
                      </w:pPr>
                      <w:r>
                        <w:rPr>
                          <w:b/>
                          <w:sz w:val="28"/>
                          <w:szCs w:val="28"/>
                        </w:rPr>
                        <w:t>female</w:t>
                      </w:r>
                    </w:p>
                  </w:txbxContent>
                </v:textbox>
              </v:rect>
            </w:pict>
          </mc:Fallback>
        </mc:AlternateConten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709" w:firstLine="720"/>
        <w:jc w:val="both"/>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33">
                <wp:simplePos x="0" y="0"/>
                <wp:positionH relativeFrom="column">
                  <wp:posOffset>1663700</wp:posOffset>
                </wp:positionH>
                <wp:positionV relativeFrom="paragraph">
                  <wp:posOffset>63500</wp:posOffset>
                </wp:positionV>
                <wp:extent cx="1388745" cy="305435"/>
                <wp:effectExtent l="0" t="0" r="0" b="0"/>
                <wp:wrapNone/>
                <wp:docPr id="48" name="Rectangle 333"/>
                <a:graphic xmlns:a="http://schemas.openxmlformats.org/drawingml/2006/main">
                  <a:graphicData uri="http://schemas.microsoft.com/office/word/2010/wordprocessingShape">
                    <wps:wsp>
                      <wps:cNvSpPr/>
                      <wps:nvSpPr>
                        <wps:cNvPr id="21" name="Rectangle 1"/>
                        <wps:cNvSpPr/>
                      </wps:nvSpPr>
                      <wps:spPr>
                        <a:xfrm>
                          <a:off x="0" y="0"/>
                          <a:ext cx="1388160" cy="304920"/>
                        </a:xfrm>
                        <a:prstGeom prst="rect">
                          <a:avLst/>
                        </a:prstGeom>
                        <a:solidFill>
                          <a:srgbClr val="ffffff"/>
                        </a:solidFill>
                        <a:ln>
                          <a:solidFill>
                            <a:srgbClr val="000000"/>
                          </a:solidFill>
                        </a:ln>
                      </wps:spPr>
                      <wps:bodyPr/>
                    </wps:wsp>
                  </a:graphicData>
                </a:graphic>
              </wp:anchor>
            </w:drawing>
          </mc:Choice>
          <mc:Fallback>
            <w:pict>
              <v:rect id="shape_0" ID="Rectangle 333" fillcolor="white" stroked="t" style="position:absolute;margin-left:131pt;margin-top:5pt;width:109.25pt;height:23.95pt">
                <w10:wrap type="none"/>
                <v:fill o:detectmouseclick="t" type="solid" color2="black"/>
                <v:stroke color="black" joinstyle="round" endcap="flat"/>
              </v:rect>
            </w:pict>
          </mc:Fallback>
        </mc:AlternateContent>
      </w:r>
      <w:r>
        <mc:AlternateContent>
          <mc:Choice Requires="wps">
            <w:drawing>
              <wp:anchor behindDoc="0" distT="0" distB="0" distL="114300" distR="114300" simplePos="0" locked="0" layoutInCell="1" allowOverlap="1" relativeHeight="32">
                <wp:simplePos x="0" y="0"/>
                <wp:positionH relativeFrom="column">
                  <wp:posOffset>175895</wp:posOffset>
                </wp:positionH>
                <wp:positionV relativeFrom="paragraph">
                  <wp:posOffset>62865</wp:posOffset>
                </wp:positionV>
                <wp:extent cx="1399540" cy="304800"/>
                <wp:effectExtent l="0" t="0" r="0" b="0"/>
                <wp:wrapNone/>
                <wp:docPr id="49" name=""/>
                <a:graphic xmlns:a="http://schemas.openxmlformats.org/drawingml/2006/main">
                  <a:graphicData uri="http://schemas.microsoft.com/office/word/2010/wordprocessingShape">
                    <wps:wsp>
                      <wps:cNvSpPr txBox="1"/>
                      <wps:spPr>
                        <a:xfrm>
                          <a:off x="0" y="0"/>
                          <a:ext cx="1399540" cy="304800"/>
                        </a:xfrm>
                        <a:prstGeom prst="rect"/>
                        <a:solidFill>
                          <a:srgbClr val="FFFFFF"/>
                        </a:solidFill>
                      </wps:spPr>
                      <wps:txbx>
                        <w:txbxContent>
                          <w:p>
                            <w:pPr>
                              <w:pStyle w:val="FrameContents"/>
                              <w:spacing w:before="0" w:after="160"/>
                              <w:rPr>
                                <w:b/>
                                <w:b/>
                                <w:sz w:val="28"/>
                                <w:szCs w:val="28"/>
                              </w:rPr>
                            </w:pPr>
                            <w:r>
                              <w:rPr>
                                <w:b/>
                                <w:sz w:val="28"/>
                                <w:szCs w:val="28"/>
                              </w:rPr>
                              <w:t>Qualification</w:t>
                            </w:r>
                          </w:p>
                        </w:txbxContent>
                      </wps:txbx>
                      <wps:bodyPr anchor="t" lIns="91440" tIns="45720" rIns="91440" bIns="45720">
                        <a:noAutofit/>
                      </wps:bodyPr>
                    </wps:wsp>
                  </a:graphicData>
                </a:graphic>
              </wp:anchor>
            </w:drawing>
          </mc:Choice>
          <mc:Fallback>
            <w:pict>
              <v:rect fillcolor="#FFFFFF" stroked="f" strokeweight="0pt" style="position:absolute;rotation:0;width:110.2pt;height:24pt;mso-wrap-distance-left:9pt;mso-wrap-distance-right:9pt;mso-wrap-distance-top:0pt;mso-wrap-distance-bottom:0pt;margin-top:4.95pt;mso-position-vertical-relative:text;margin-left:13.85pt;mso-position-horizontal-relative:text">
                <v:textbox>
                  <w:txbxContent>
                    <w:p>
                      <w:pPr>
                        <w:pStyle w:val="FrameContents"/>
                        <w:spacing w:before="0" w:after="160"/>
                        <w:rPr>
                          <w:b/>
                          <w:b/>
                          <w:sz w:val="28"/>
                          <w:szCs w:val="28"/>
                        </w:rPr>
                      </w:pPr>
                      <w:r>
                        <w:rPr>
                          <w:b/>
                          <w:sz w:val="28"/>
                          <w:szCs w:val="28"/>
                        </w:rPr>
                        <w:t>Qualification</w:t>
                      </w:r>
                    </w:p>
                  </w:txbxContent>
                </v:textbox>
              </v:rect>
            </w:pict>
          </mc:Fallback>
        </mc:AlternateContent>
      </w:r>
    </w:p>
    <w:p>
      <w:pPr>
        <w:pStyle w:val="ListParagraph"/>
        <w:spacing w:lineRule="auto" w:line="360"/>
        <w:ind w:left="709" w:firstLine="720"/>
        <w:jc w:val="both"/>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35">
                <wp:simplePos x="0" y="0"/>
                <wp:positionH relativeFrom="column">
                  <wp:posOffset>1661160</wp:posOffset>
                </wp:positionH>
                <wp:positionV relativeFrom="paragraph">
                  <wp:posOffset>222250</wp:posOffset>
                </wp:positionV>
                <wp:extent cx="1388745" cy="305435"/>
                <wp:effectExtent l="0" t="0" r="0" b="0"/>
                <wp:wrapNone/>
                <wp:docPr id="50" name="Rectangle 335"/>
                <a:graphic xmlns:a="http://schemas.openxmlformats.org/drawingml/2006/main">
                  <a:graphicData uri="http://schemas.microsoft.com/office/word/2010/wordprocessingShape">
                    <wps:wsp>
                      <wps:cNvSpPr/>
                      <wps:nvSpPr>
                        <wps:cNvPr id="22" name="Rectangle 1"/>
                        <wps:cNvSpPr/>
                      </wps:nvSpPr>
                      <wps:spPr>
                        <a:xfrm>
                          <a:off x="0" y="0"/>
                          <a:ext cx="1388160" cy="304920"/>
                        </a:xfrm>
                        <a:prstGeom prst="rect">
                          <a:avLst/>
                        </a:prstGeom>
                        <a:solidFill>
                          <a:srgbClr val="ffffff"/>
                        </a:solidFill>
                        <a:ln>
                          <a:solidFill>
                            <a:srgbClr val="000000"/>
                          </a:solidFill>
                        </a:ln>
                      </wps:spPr>
                      <wps:bodyPr/>
                    </wps:wsp>
                  </a:graphicData>
                </a:graphic>
              </wp:anchor>
            </w:drawing>
          </mc:Choice>
          <mc:Fallback>
            <w:pict>
              <v:rect id="shape_0" ID="Rectangle 335" fillcolor="white" stroked="t" style="position:absolute;margin-left:130.8pt;margin-top:17.5pt;width:109.25pt;height:23.95pt">
                <w10:wrap type="none"/>
                <v:fill o:detectmouseclick="t" type="solid" color2="black"/>
                <v:stroke color="black" joinstyle="round" endcap="flat"/>
              </v:rect>
            </w:pict>
          </mc:Fallback>
        </mc:AlternateContent>
      </w:r>
      <w:r>
        <mc:AlternateContent>
          <mc:Choice Requires="wps">
            <w:drawing>
              <wp:anchor behindDoc="0" distT="0" distB="0" distL="114300" distR="114300" simplePos="0" locked="0" layoutInCell="1" allowOverlap="1" relativeHeight="34">
                <wp:simplePos x="0" y="0"/>
                <wp:positionH relativeFrom="column">
                  <wp:posOffset>261620</wp:posOffset>
                </wp:positionH>
                <wp:positionV relativeFrom="paragraph">
                  <wp:posOffset>229870</wp:posOffset>
                </wp:positionV>
                <wp:extent cx="1399540" cy="304800"/>
                <wp:effectExtent l="0" t="0" r="0" b="0"/>
                <wp:wrapNone/>
                <wp:docPr id="51" name=""/>
                <a:graphic xmlns:a="http://schemas.openxmlformats.org/drawingml/2006/main">
                  <a:graphicData uri="http://schemas.microsoft.com/office/word/2010/wordprocessingShape">
                    <wps:wsp>
                      <wps:cNvSpPr txBox="1"/>
                      <wps:spPr>
                        <a:xfrm>
                          <a:off x="0" y="0"/>
                          <a:ext cx="1399540" cy="304800"/>
                        </a:xfrm>
                        <a:prstGeom prst="rect"/>
                        <a:solidFill>
                          <a:srgbClr val="FFFFFF"/>
                        </a:solidFill>
                      </wps:spPr>
                      <wps:txbx>
                        <w:txbxContent>
                          <w:p>
                            <w:pPr>
                              <w:pStyle w:val="FrameContents"/>
                              <w:spacing w:before="0" w:after="160"/>
                              <w:rPr>
                                <w:b/>
                                <w:b/>
                                <w:sz w:val="28"/>
                                <w:szCs w:val="28"/>
                              </w:rPr>
                            </w:pPr>
                            <w:r>
                              <w:rPr>
                                <w:b/>
                                <w:sz w:val="28"/>
                                <w:szCs w:val="28"/>
                              </w:rPr>
                              <w:t>Salary</w:t>
                            </w:r>
                          </w:p>
                        </w:txbxContent>
                      </wps:txbx>
                      <wps:bodyPr anchor="t" lIns="91440" tIns="45720" rIns="91440" bIns="45720">
                        <a:noAutofit/>
                      </wps:bodyPr>
                    </wps:wsp>
                  </a:graphicData>
                </a:graphic>
              </wp:anchor>
            </w:drawing>
          </mc:Choice>
          <mc:Fallback>
            <w:pict>
              <v:rect fillcolor="#FFFFFF" stroked="f" strokeweight="0pt" style="position:absolute;rotation:0;width:110.2pt;height:24pt;mso-wrap-distance-left:9pt;mso-wrap-distance-right:9pt;mso-wrap-distance-top:0pt;mso-wrap-distance-bottom:0pt;margin-top:18.1pt;mso-position-vertical-relative:text;margin-left:20.6pt;mso-position-horizontal-relative:text">
                <v:textbox>
                  <w:txbxContent>
                    <w:p>
                      <w:pPr>
                        <w:pStyle w:val="FrameContents"/>
                        <w:spacing w:before="0" w:after="160"/>
                        <w:rPr>
                          <w:b/>
                          <w:b/>
                          <w:sz w:val="28"/>
                          <w:szCs w:val="28"/>
                        </w:rPr>
                      </w:pPr>
                      <w:r>
                        <w:rPr>
                          <w:b/>
                          <w:sz w:val="28"/>
                          <w:szCs w:val="28"/>
                        </w:rPr>
                        <w:t>Salary</w:t>
                      </w:r>
                    </w:p>
                  </w:txbxContent>
                </v:textbox>
              </v:rect>
            </w:pict>
          </mc:Fallback>
        </mc:AlternateContent>
      </w:r>
    </w:p>
    <w:p>
      <w:pPr>
        <w:pStyle w:val="ListParagraph"/>
        <w:spacing w:lineRule="auto" w:line="360"/>
        <w:ind w:left="709" w:firstLine="720"/>
        <w:jc w:val="both"/>
        <w:rPr>
          <w:rFonts w:ascii="Times New Roman" w:hAnsi="Times New Roman" w:cs="Times New Roman"/>
          <w:sz w:val="28"/>
          <w:szCs w:val="28"/>
        </w:rPr>
      </w:pPr>
      <w:r>
        <w:rPr>
          <w:rFonts w:cs="Times New Roman" w:ascii="Times New Roman" w:hAnsi="Times New Roman"/>
          <w:sz w:val="28"/>
          <w:szCs w:val="28"/>
        </w:rPr>
      </w:r>
    </w:p>
    <w:p>
      <w:pPr>
        <w:pStyle w:val="ListParagraph"/>
        <w:spacing w:lineRule="auto" w:line="360"/>
        <w:ind w:left="709"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r>
        <mc:AlternateContent>
          <mc:Choice Requires="wps">
            <w:drawing>
              <wp:anchor behindDoc="0" distT="0" distB="0" distL="114300" distR="114300" simplePos="0" locked="0" layoutInCell="1" allowOverlap="1" relativeHeight="23">
                <wp:simplePos x="0" y="0"/>
                <wp:positionH relativeFrom="column">
                  <wp:posOffset>1443355</wp:posOffset>
                </wp:positionH>
                <wp:positionV relativeFrom="paragraph">
                  <wp:posOffset>9525</wp:posOffset>
                </wp:positionV>
                <wp:extent cx="1090930" cy="314325"/>
                <wp:effectExtent l="0" t="0" r="0" b="0"/>
                <wp:wrapNone/>
                <wp:docPr id="52" name=""/>
                <a:graphic xmlns:a="http://schemas.openxmlformats.org/drawingml/2006/main">
                  <a:graphicData uri="http://schemas.microsoft.com/office/word/2010/wordprocessingShape">
                    <wps:wsp>
                      <wps:cNvSpPr txBox="1"/>
                      <wps:spPr>
                        <a:xfrm>
                          <a:off x="0" y="0"/>
                          <a:ext cx="1090930" cy="314325"/>
                        </a:xfrm>
                        <a:prstGeom prst="rect"/>
                        <a:solidFill>
                          <a:srgbClr val="FFFFFF"/>
                        </a:solidFill>
                        <a:ln w="635">
                          <a:solidFill>
                            <a:srgbClr val="000000"/>
                          </a:solidFill>
                        </a:ln>
                      </wps:spPr>
                      <wps:txbx>
                        <w:txbxContent>
                          <w:p>
                            <w:pPr>
                              <w:pStyle w:val="FrameContents"/>
                              <w:spacing w:before="0" w:after="160"/>
                              <w:rPr>
                                <w:b/>
                                <w:b/>
                                <w:sz w:val="32"/>
                                <w:szCs w:val="32"/>
                              </w:rPr>
                            </w:pPr>
                            <w:r>
                              <w:rPr>
                                <w:b/>
                                <w:sz w:val="32"/>
                                <w:szCs w:val="32"/>
                              </w:rPr>
                              <w:t>Send Data</w:t>
                            </w:r>
                          </w:p>
                        </w:txbxContent>
                      </wps:txbx>
                      <wps:bodyPr anchor="t" lIns="91440" tIns="45720" rIns="91440" bIns="45720">
                        <a:noAutofit/>
                      </wps:bodyPr>
                    </wps:wsp>
                  </a:graphicData>
                </a:graphic>
              </wp:anchor>
            </w:drawing>
          </mc:Choice>
          <mc:Fallback>
            <w:pict>
              <v:rect fillcolor="#FFFFFF" strokecolor="#000000" strokeweight="0pt" style="position:absolute;rotation:0;width:85.9pt;height:24.75pt;mso-wrap-distance-left:9pt;mso-wrap-distance-right:9pt;mso-wrap-distance-top:0pt;mso-wrap-distance-bottom:0pt;margin-top:0.75pt;mso-position-vertical-relative:text;margin-left:113.65pt;mso-position-horizontal-relative:text">
                <v:textbox>
                  <w:txbxContent>
                    <w:p>
                      <w:pPr>
                        <w:pStyle w:val="FrameContents"/>
                        <w:spacing w:before="0" w:after="160"/>
                        <w:rPr>
                          <w:b/>
                          <w:b/>
                          <w:sz w:val="32"/>
                          <w:szCs w:val="32"/>
                        </w:rPr>
                      </w:pPr>
                      <w:r>
                        <w:rPr>
                          <w:b/>
                          <w:sz w:val="32"/>
                          <w:szCs w:val="32"/>
                        </w:rPr>
                        <w:t>Send Data</w:t>
                      </w:r>
                    </w:p>
                  </w:txbxContent>
                </v:textbox>
              </v:rect>
            </w:pict>
          </mc:Fallback>
        </mc:AlternateContent>
      </w:r>
      <w:r>
        <mc:AlternateContent>
          <mc:Choice Requires="wps">
            <w:drawing>
              <wp:anchor behindDoc="0" distT="0" distB="0" distL="114300" distR="114300" simplePos="0" locked="0" layoutInCell="1" allowOverlap="1" relativeHeight="36">
                <wp:simplePos x="0" y="0"/>
                <wp:positionH relativeFrom="column">
                  <wp:posOffset>2687955</wp:posOffset>
                </wp:positionH>
                <wp:positionV relativeFrom="paragraph">
                  <wp:posOffset>9525</wp:posOffset>
                </wp:positionV>
                <wp:extent cx="793115" cy="314325"/>
                <wp:effectExtent l="0" t="0" r="0" b="0"/>
                <wp:wrapNone/>
                <wp:docPr id="53" name=""/>
                <a:graphic xmlns:a="http://schemas.openxmlformats.org/drawingml/2006/main">
                  <a:graphicData uri="http://schemas.microsoft.com/office/word/2010/wordprocessingShape">
                    <wps:wsp>
                      <wps:cNvSpPr txBox="1"/>
                      <wps:spPr>
                        <a:xfrm>
                          <a:off x="0" y="0"/>
                          <a:ext cx="793115" cy="314325"/>
                        </a:xfrm>
                        <a:prstGeom prst="rect"/>
                        <a:solidFill>
                          <a:srgbClr val="FFFFFF"/>
                        </a:solidFill>
                        <a:ln w="635">
                          <a:solidFill>
                            <a:srgbClr val="000000"/>
                          </a:solidFill>
                        </a:ln>
                      </wps:spPr>
                      <wps:txbx>
                        <w:txbxContent>
                          <w:p>
                            <w:pPr>
                              <w:pStyle w:val="FrameContents"/>
                              <w:spacing w:before="0" w:after="160"/>
                              <w:rPr>
                                <w:b/>
                                <w:b/>
                                <w:sz w:val="32"/>
                                <w:szCs w:val="32"/>
                              </w:rPr>
                            </w:pPr>
                            <w:r>
                              <w:rPr>
                                <w:b/>
                                <w:sz w:val="32"/>
                                <w:szCs w:val="32"/>
                              </w:rPr>
                              <w:t>Cancel</w:t>
                            </w:r>
                          </w:p>
                        </w:txbxContent>
                      </wps:txbx>
                      <wps:bodyPr anchor="t" lIns="91440" tIns="45720" rIns="91440" bIns="45720">
                        <a:noAutofit/>
                      </wps:bodyPr>
                    </wps:wsp>
                  </a:graphicData>
                </a:graphic>
              </wp:anchor>
            </w:drawing>
          </mc:Choice>
          <mc:Fallback>
            <w:pict>
              <v:rect fillcolor="#FFFFFF" strokecolor="#000000" strokeweight="0pt" style="position:absolute;rotation:0;width:62.45pt;height:24.75pt;mso-wrap-distance-left:9pt;mso-wrap-distance-right:9pt;mso-wrap-distance-top:0pt;mso-wrap-distance-bottom:0pt;margin-top:0.75pt;mso-position-vertical-relative:text;margin-left:211.65pt;mso-position-horizontal-relative:text">
                <v:textbox>
                  <w:txbxContent>
                    <w:p>
                      <w:pPr>
                        <w:pStyle w:val="FrameContents"/>
                        <w:spacing w:before="0" w:after="160"/>
                        <w:rPr>
                          <w:b/>
                          <w:b/>
                          <w:sz w:val="32"/>
                          <w:szCs w:val="32"/>
                        </w:rPr>
                      </w:pPr>
                      <w:r>
                        <w:rPr>
                          <w:b/>
                          <w:sz w:val="32"/>
                          <w:szCs w:val="32"/>
                        </w:rPr>
                        <w:t>Cancel</w:t>
                      </w:r>
                    </w:p>
                  </w:txbxContent>
                </v:textbox>
              </v:rect>
            </w:pict>
          </mc:Fallback>
        </mc:AlternateConten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Figure 3.6: Teacher Interface</w:t>
      </w:r>
    </w:p>
    <w:p>
      <w:pPr>
        <w:pStyle w:val="Normal"/>
        <w:spacing w:lineRule="auto" w:line="360"/>
        <w:ind w:left="720" w:firstLine="720"/>
        <w:jc w:val="both"/>
        <w:rPr>
          <w:rFonts w:ascii="Times New Roman" w:hAnsi="Times New Roman" w:cs="Times New Roman"/>
          <w:sz w:val="28"/>
          <w:szCs w:val="28"/>
        </w:rPr>
      </w:pPr>
      <w:r>
        <w:rPr>
          <w:rFonts w:cs="Times New Roman" w:ascii="Times New Roman" w:hAnsi="Times New Roman"/>
          <w:sz w:val="28"/>
          <w:szCs w:val="28"/>
        </w:rPr>
        <w:t>The Teacher interface allows the administrator to register teachers into the system. The actual form contains more detailed information as seen in the application.</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sz w:val="28"/>
          <w:szCs w:val="28"/>
        </w:rPr>
        <w:t>SEARCH</w:t>
      </w:r>
      <w:r>
        <w:rPr>
          <w:rFonts w:cs="Times New Roman" w:ascii="Times New Roman" w:hAnsi="Times New Roman"/>
          <w:b/>
          <w:sz w:val="28"/>
          <w:szCs w:val="28"/>
        </w:rPr>
        <w:t xml:space="preserve"> WINDOW</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114300" distR="114300" simplePos="0" locked="0" layoutInCell="1" allowOverlap="1" relativeHeight="37">
                <wp:simplePos x="0" y="0"/>
                <wp:positionH relativeFrom="column">
                  <wp:posOffset>-76200</wp:posOffset>
                </wp:positionH>
                <wp:positionV relativeFrom="paragraph">
                  <wp:posOffset>2540</wp:posOffset>
                </wp:positionV>
                <wp:extent cx="5211445" cy="1763395"/>
                <wp:effectExtent l="0" t="0" r="0" b="0"/>
                <wp:wrapNone/>
                <wp:docPr id="54" name="Rectangle 356"/>
                <a:graphic xmlns:a="http://schemas.openxmlformats.org/drawingml/2006/main">
                  <a:graphicData uri="http://schemas.microsoft.com/office/word/2010/wordprocessingShape">
                    <wps:wsp>
                      <wps:cNvSpPr/>
                      <wps:nvSpPr>
                        <wps:cNvPr id="23" name="Rectangle 1"/>
                        <wps:cNvSpPr/>
                      </wps:nvSpPr>
                      <wps:spPr>
                        <a:xfrm>
                          <a:off x="0" y="0"/>
                          <a:ext cx="5210640" cy="1762920"/>
                        </a:xfrm>
                        <a:prstGeom prst="rect">
                          <a:avLst/>
                        </a:prstGeom>
                        <a:solidFill>
                          <a:srgbClr val="ffffff"/>
                        </a:solidFill>
                        <a:ln>
                          <a:solidFill>
                            <a:srgbClr val="000000"/>
                          </a:solidFill>
                        </a:ln>
                      </wps:spPr>
                      <wps:bodyPr/>
                    </wps:wsp>
                  </a:graphicData>
                </a:graphic>
              </wp:anchor>
            </w:drawing>
          </mc:Choice>
          <mc:Fallback>
            <w:pict>
              <v:rect id="shape_0" ID="Rectangle 356" fillcolor="white" stroked="t" style="position:absolute;margin-left:-6pt;margin-top:0.2pt;width:410.25pt;height:138.75pt">
                <w10:wrap type="none"/>
                <v:fill o:detectmouseclick="t" type="solid" color2="black"/>
                <v:stroke color="black" joinstyle="round" endcap="flat"/>
              </v:rect>
            </w:pict>
          </mc:Fallback>
        </mc:AlternateContent>
      </w:r>
      <w:r>
        <mc:AlternateContent>
          <mc:Choice Requires="wps">
            <w:drawing>
              <wp:anchor behindDoc="0" distT="0" distB="0" distL="114300" distR="114300" simplePos="0" locked="0" layoutInCell="1" allowOverlap="1" relativeHeight="38">
                <wp:simplePos x="0" y="0"/>
                <wp:positionH relativeFrom="column">
                  <wp:posOffset>-77470</wp:posOffset>
                </wp:positionH>
                <wp:positionV relativeFrom="paragraph">
                  <wp:posOffset>1270</wp:posOffset>
                </wp:positionV>
                <wp:extent cx="5210810" cy="419100"/>
                <wp:effectExtent l="0" t="0" r="0" b="0"/>
                <wp:wrapNone/>
                <wp:docPr id="55" name=""/>
                <a:graphic xmlns:a="http://schemas.openxmlformats.org/drawingml/2006/main">
                  <a:graphicData uri="http://schemas.microsoft.com/office/word/2010/wordprocessingShape">
                    <wps:wsp>
                      <wps:cNvSpPr txBox="1"/>
                      <wps:spPr>
                        <a:xfrm>
                          <a:off x="0" y="0"/>
                          <a:ext cx="5210810" cy="419100"/>
                        </a:xfrm>
                        <a:prstGeom prst="rect"/>
                        <a:solidFill>
                          <a:srgbClr val="FFFFFF"/>
                        </a:solidFill>
                        <a:ln w="635">
                          <a:solidFill>
                            <a:srgbClr val="000000"/>
                          </a:solidFill>
                        </a:ln>
                      </wps:spPr>
                      <wps:txbx>
                        <w:txbxContent>
                          <w:p>
                            <w:pPr>
                              <w:pStyle w:val="FrameContents"/>
                              <w:rPr>
                                <w:b/>
                                <w:b/>
                                <w:sz w:val="32"/>
                                <w:szCs w:val="32"/>
                              </w:rPr>
                            </w:pPr>
                            <w:r>
                              <w:rPr>
                                <w:b/>
                                <w:sz w:val="32"/>
                                <w:szCs w:val="32"/>
                              </w:rPr>
                              <w:t xml:space="preserve">SEARCH </w:t>
                            </w:r>
                          </w:p>
                          <w:p>
                            <w:pPr>
                              <w:pStyle w:val="FrameContents"/>
                              <w:spacing w:before="0" w:after="160"/>
                              <w:rPr>
                                <w:b/>
                                <w:b/>
                                <w:sz w:val="32"/>
                                <w:szCs w:val="32"/>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410.3pt;height:33pt;mso-wrap-distance-left:9pt;mso-wrap-distance-right:9pt;mso-wrap-distance-top:0pt;mso-wrap-distance-bottom:0pt;margin-top:0.1pt;mso-position-vertical-relative:text;margin-left:-6.1pt;mso-position-horizontal-relative:text">
                <v:textbox>
                  <w:txbxContent>
                    <w:p>
                      <w:pPr>
                        <w:pStyle w:val="FrameContents"/>
                        <w:rPr>
                          <w:b/>
                          <w:b/>
                          <w:sz w:val="32"/>
                          <w:szCs w:val="32"/>
                        </w:rPr>
                      </w:pPr>
                      <w:r>
                        <w:rPr>
                          <w:b/>
                          <w:sz w:val="32"/>
                          <w:szCs w:val="32"/>
                        </w:rPr>
                        <w:t xml:space="preserve">SEARCH </w:t>
                      </w:r>
                    </w:p>
                    <w:p>
                      <w:pPr>
                        <w:pStyle w:val="FrameContents"/>
                        <w:spacing w:before="0" w:after="160"/>
                        <w:rPr>
                          <w:b/>
                          <w:b/>
                          <w:sz w:val="32"/>
                          <w:szCs w:val="32"/>
                        </w:rPr>
                      </w:pPr>
                      <w:r>
                        <w:rPr/>
                      </w:r>
                    </w:p>
                  </w:txbxContent>
                </v:textbox>
              </v:rect>
            </w:pict>
          </mc:Fallback>
        </mc:AlternateConten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mc:AlternateContent>
          <mc:Choice Requires="wps">
            <w:drawing>
              <wp:anchor behindDoc="0" distT="0" distB="0" distL="114300" distR="114300" simplePos="0" locked="0" layoutInCell="1" allowOverlap="1" relativeHeight="39">
                <wp:simplePos x="0" y="0"/>
                <wp:positionH relativeFrom="column">
                  <wp:posOffset>1663065</wp:posOffset>
                </wp:positionH>
                <wp:positionV relativeFrom="paragraph">
                  <wp:posOffset>155575</wp:posOffset>
                </wp:positionV>
                <wp:extent cx="2610485" cy="304800"/>
                <wp:effectExtent l="0" t="0" r="0" b="0"/>
                <wp:wrapNone/>
                <wp:docPr id="56" name=""/>
                <a:graphic xmlns:a="http://schemas.openxmlformats.org/drawingml/2006/main">
                  <a:graphicData uri="http://schemas.microsoft.com/office/word/2010/wordprocessingShape">
                    <wps:wsp>
                      <wps:cNvSpPr txBox="1"/>
                      <wps:spPr>
                        <a:xfrm>
                          <a:off x="0" y="0"/>
                          <a:ext cx="2610485" cy="304800"/>
                        </a:xfrm>
                        <a:prstGeom prst="rect"/>
                        <a:solidFill>
                          <a:srgbClr val="FFFFFF"/>
                        </a:solidFill>
                        <a:ln w="635">
                          <a:solidFill>
                            <a:srgbClr val="000000"/>
                          </a:solidFill>
                        </a:ln>
                      </wps:spPr>
                      <wps:txbx>
                        <w:txbxContent>
                          <w:p>
                            <w:pPr>
                              <w:pStyle w:val="FrameContents"/>
                              <w:spacing w:before="0" w:after="160"/>
                              <w:jc w:val="center"/>
                              <w:rPr>
                                <w:b/>
                                <w:b/>
                              </w:rPr>
                            </w:pPr>
                            <w:r>
                              <w:rPr/>
                            </w:r>
                          </w:p>
                        </w:txbxContent>
                      </wps:txbx>
                      <wps:bodyPr anchor="t" lIns="91440" tIns="45720" rIns="91440" bIns="45720">
                        <a:noAutofit/>
                      </wps:bodyPr>
                    </wps:wsp>
                  </a:graphicData>
                </a:graphic>
              </wp:anchor>
            </w:drawing>
          </mc:Choice>
          <mc:Fallback>
            <w:pict>
              <v:rect fillcolor="#FFFFFF" strokecolor="#000000" strokeweight="0pt" style="position:absolute;rotation:0;width:205.55pt;height:24pt;mso-wrap-distance-left:9pt;mso-wrap-distance-right:9pt;mso-wrap-distance-top:0pt;mso-wrap-distance-bottom:0pt;margin-top:12.25pt;mso-position-vertical-relative:text;margin-left:130.95pt;mso-position-horizontal-relative:text">
                <v:textbox>
                  <w:txbxContent>
                    <w:p>
                      <w:pPr>
                        <w:pStyle w:val="FrameContents"/>
                        <w:spacing w:before="0" w:after="160"/>
                        <w:jc w:val="center"/>
                        <w:rPr>
                          <w:b/>
                          <w:b/>
                        </w:rPr>
                      </w:pPr>
                      <w:r>
                        <w:rPr/>
                      </w:r>
                    </w:p>
                  </w:txbxContent>
                </v:textbox>
              </v:rect>
            </w:pict>
          </mc:Fallback>
        </mc:AlternateContent>
      </w:r>
      <w:r>
        <mc:AlternateContent>
          <mc:Choice Requires="wps">
            <w:drawing>
              <wp:anchor behindDoc="0" distT="0" distB="0" distL="114300" distR="114300" simplePos="0" locked="0" layoutInCell="1" allowOverlap="1" relativeHeight="40">
                <wp:simplePos x="0" y="0"/>
                <wp:positionH relativeFrom="column">
                  <wp:posOffset>264160</wp:posOffset>
                </wp:positionH>
                <wp:positionV relativeFrom="paragraph">
                  <wp:posOffset>153670</wp:posOffset>
                </wp:positionV>
                <wp:extent cx="1190625" cy="304800"/>
                <wp:effectExtent l="0" t="0" r="0" b="0"/>
                <wp:wrapNone/>
                <wp:docPr id="57" name=""/>
                <a:graphic xmlns:a="http://schemas.openxmlformats.org/drawingml/2006/main">
                  <a:graphicData uri="http://schemas.microsoft.com/office/word/2010/wordprocessingShape">
                    <wps:wsp>
                      <wps:cNvSpPr txBox="1"/>
                      <wps:spPr>
                        <a:xfrm>
                          <a:off x="0" y="0"/>
                          <a:ext cx="1190625" cy="304800"/>
                        </a:xfrm>
                        <a:prstGeom prst="rect"/>
                        <a:solidFill>
                          <a:srgbClr val="FFFFFF"/>
                        </a:solidFill>
                      </wps:spPr>
                      <wps:txbx>
                        <w:txbxContent>
                          <w:p>
                            <w:pPr>
                              <w:pStyle w:val="FrameContents"/>
                              <w:spacing w:before="0" w:after="160"/>
                              <w:rPr>
                                <w:b/>
                                <w:b/>
                                <w:sz w:val="28"/>
                                <w:szCs w:val="28"/>
                              </w:rPr>
                            </w:pPr>
                            <w:r>
                              <w:rPr>
                                <w:b/>
                                <w:sz w:val="28"/>
                                <w:szCs w:val="28"/>
                              </w:rPr>
                              <w:t>Search field</w:t>
                            </w:r>
                          </w:p>
                        </w:txbxContent>
                      </wps:txbx>
                      <wps:bodyPr anchor="t" lIns="91440" tIns="45720" rIns="91440" bIns="45720">
                        <a:noAutofit/>
                      </wps:bodyPr>
                    </wps:wsp>
                  </a:graphicData>
                </a:graphic>
              </wp:anchor>
            </w:drawing>
          </mc:Choice>
          <mc:Fallback>
            <w:pict>
              <v:rect fillcolor="#FFFFFF" stroked="f" strokeweight="0pt" style="position:absolute;rotation:0;width:93.75pt;height:24pt;mso-wrap-distance-left:9pt;mso-wrap-distance-right:9pt;mso-wrap-distance-top:0pt;mso-wrap-distance-bottom:0pt;margin-top:12.1pt;mso-position-vertical-relative:text;margin-left:20.8pt;mso-position-horizontal-relative:text">
                <v:textbox>
                  <w:txbxContent>
                    <w:p>
                      <w:pPr>
                        <w:pStyle w:val="FrameContents"/>
                        <w:spacing w:before="0" w:after="160"/>
                        <w:rPr>
                          <w:b/>
                          <w:b/>
                          <w:sz w:val="28"/>
                          <w:szCs w:val="28"/>
                        </w:rPr>
                      </w:pPr>
                      <w:r>
                        <w:rPr>
                          <w:b/>
                          <w:sz w:val="28"/>
                          <w:szCs w:val="28"/>
                        </w:rPr>
                        <w:t>Search field</w:t>
                      </w:r>
                    </w:p>
                  </w:txbxContent>
                </v:textbox>
              </v:rect>
            </w:pict>
          </mc:Fallback>
        </mc:AlternateConten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mc:AlternateContent>
          <mc:Choice Requires="wps">
            <w:drawing>
              <wp:anchor behindDoc="0" distT="0" distB="0" distL="114300" distR="114300" simplePos="0" locked="0" layoutInCell="1" allowOverlap="1" relativeHeight="41">
                <wp:simplePos x="0" y="0"/>
                <wp:positionH relativeFrom="column">
                  <wp:posOffset>1948815</wp:posOffset>
                </wp:positionH>
                <wp:positionV relativeFrom="paragraph">
                  <wp:posOffset>10795</wp:posOffset>
                </wp:positionV>
                <wp:extent cx="583565" cy="304800"/>
                <wp:effectExtent l="0" t="0" r="0" b="0"/>
                <wp:wrapNone/>
                <wp:docPr id="58" name=""/>
                <a:graphic xmlns:a="http://schemas.openxmlformats.org/drawingml/2006/main">
                  <a:graphicData uri="http://schemas.microsoft.com/office/word/2010/wordprocessingShape">
                    <wps:wsp>
                      <wps:cNvSpPr txBox="1"/>
                      <wps:spPr>
                        <a:xfrm>
                          <a:off x="0" y="0"/>
                          <a:ext cx="583565" cy="304800"/>
                        </a:xfrm>
                        <a:prstGeom prst="rect"/>
                        <a:solidFill>
                          <a:srgbClr val="FFFFFF"/>
                        </a:solidFill>
                      </wps:spPr>
                      <wps:txbx>
                        <w:txbxContent>
                          <w:p>
                            <w:pPr>
                              <w:pStyle w:val="FrameContents"/>
                              <w:spacing w:before="0" w:after="160"/>
                              <w:rPr>
                                <w:b/>
                                <w:b/>
                                <w:sz w:val="28"/>
                                <w:szCs w:val="28"/>
                              </w:rPr>
                            </w:pPr>
                            <w:r>
                              <w:rPr/>
                            </w:r>
                          </w:p>
                        </w:txbxContent>
                      </wps:txbx>
                      <wps:bodyPr anchor="t" lIns="91440" tIns="45720" rIns="91440" bIns="45720">
                        <a:noAutofit/>
                      </wps:bodyPr>
                    </wps:wsp>
                  </a:graphicData>
                </a:graphic>
              </wp:anchor>
            </w:drawing>
          </mc:Choice>
          <mc:Fallback>
            <w:pict>
              <v:rect fillcolor="#FFFFFF" stroked="f" strokeweight="0pt" style="position:absolute;rotation:0;width:45.95pt;height:24pt;mso-wrap-distance-left:9pt;mso-wrap-distance-right:9pt;mso-wrap-distance-top:0pt;mso-wrap-distance-bottom:0pt;margin-top:0.85pt;mso-position-vertical-relative:text;margin-left:153.45pt;mso-position-horizontal-relative:text">
                <v:textbox>
                  <w:txbxContent>
                    <w:p>
                      <w:pPr>
                        <w:pStyle w:val="FrameContents"/>
                        <w:spacing w:before="0" w:after="160"/>
                        <w:rPr>
                          <w:b/>
                          <w:b/>
                          <w:sz w:val="28"/>
                          <w:szCs w:val="28"/>
                        </w:rPr>
                      </w:pPr>
                      <w:r>
                        <w:rPr/>
                      </w:r>
                    </w:p>
                  </w:txbxContent>
                </v:textbox>
              </v:rect>
            </w:pict>
          </mc:Fallback>
        </mc:AlternateContent>
      </w:r>
      <w:r>
        <mc:AlternateContent>
          <mc:Choice Requires="wps">
            <w:drawing>
              <wp:anchor behindDoc="0" distT="0" distB="0" distL="114300" distR="114300" simplePos="0" locked="0" layoutInCell="1" allowOverlap="1" relativeHeight="42">
                <wp:simplePos x="0" y="0"/>
                <wp:positionH relativeFrom="column">
                  <wp:posOffset>2082165</wp:posOffset>
                </wp:positionH>
                <wp:positionV relativeFrom="paragraph">
                  <wp:posOffset>73660</wp:posOffset>
                </wp:positionV>
                <wp:extent cx="1101725" cy="314325"/>
                <wp:effectExtent l="0" t="0" r="0" b="0"/>
                <wp:wrapNone/>
                <wp:docPr id="59" name=""/>
                <a:graphic xmlns:a="http://schemas.openxmlformats.org/drawingml/2006/main">
                  <a:graphicData uri="http://schemas.microsoft.com/office/word/2010/wordprocessingShape">
                    <wps:wsp>
                      <wps:cNvSpPr txBox="1"/>
                      <wps:spPr>
                        <a:xfrm>
                          <a:off x="0" y="0"/>
                          <a:ext cx="1101725" cy="314325"/>
                        </a:xfrm>
                        <a:prstGeom prst="rect"/>
                        <a:solidFill>
                          <a:srgbClr val="FFFFFF"/>
                        </a:solidFill>
                        <a:ln w="635">
                          <a:solidFill>
                            <a:srgbClr val="000000"/>
                          </a:solidFill>
                        </a:ln>
                      </wps:spPr>
                      <wps:txbx>
                        <w:txbxContent>
                          <w:p>
                            <w:pPr>
                              <w:pStyle w:val="FrameContents"/>
                              <w:spacing w:before="0" w:after="160"/>
                              <w:rPr>
                                <w:b/>
                                <w:b/>
                                <w:sz w:val="32"/>
                                <w:szCs w:val="32"/>
                              </w:rPr>
                            </w:pPr>
                            <w:r>
                              <w:rPr>
                                <w:b/>
                                <w:sz w:val="32"/>
                                <w:szCs w:val="32"/>
                              </w:rPr>
                              <w:t>Continue</w:t>
                            </w:r>
                          </w:p>
                        </w:txbxContent>
                      </wps:txbx>
                      <wps:bodyPr anchor="t" lIns="91440" tIns="45720" rIns="91440" bIns="45720">
                        <a:noAutofit/>
                      </wps:bodyPr>
                    </wps:wsp>
                  </a:graphicData>
                </a:graphic>
              </wp:anchor>
            </w:drawing>
          </mc:Choice>
          <mc:Fallback>
            <w:pict>
              <v:rect fillcolor="#FFFFFF" strokecolor="#000000" strokeweight="0pt" style="position:absolute;rotation:0;width:86.75pt;height:24.75pt;mso-wrap-distance-left:9pt;mso-wrap-distance-right:9pt;mso-wrap-distance-top:0pt;mso-wrap-distance-bottom:0pt;margin-top:5.8pt;mso-position-vertical-relative:text;margin-left:163.95pt;mso-position-horizontal-relative:text">
                <v:textbox>
                  <w:txbxContent>
                    <w:p>
                      <w:pPr>
                        <w:pStyle w:val="FrameContents"/>
                        <w:spacing w:before="0" w:after="160"/>
                        <w:rPr>
                          <w:b/>
                          <w:b/>
                          <w:sz w:val="32"/>
                          <w:szCs w:val="32"/>
                        </w:rPr>
                      </w:pPr>
                      <w:r>
                        <w:rPr>
                          <w:b/>
                          <w:sz w:val="32"/>
                          <w:szCs w:val="32"/>
                        </w:rPr>
                        <w:t>Continue</w:t>
                      </w:r>
                    </w:p>
                  </w:txbxContent>
                </v:textbox>
              </v:rect>
            </w:pict>
          </mc:Fallback>
        </mc:AlternateConten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Figure 3.7: Search Interface</w:t>
      </w:r>
    </w:p>
    <w:p>
      <w:pPr>
        <w:pStyle w:val="Normal"/>
        <w:spacing w:lineRule="auto" w:line="360"/>
        <w:ind w:left="720" w:firstLine="720"/>
        <w:jc w:val="both"/>
        <w:rPr>
          <w:rFonts w:ascii="Times New Roman" w:hAnsi="Times New Roman" w:cs="Times New Roman"/>
          <w:sz w:val="28"/>
          <w:szCs w:val="28"/>
        </w:rPr>
      </w:pPr>
      <w:r>
        <w:rPr>
          <w:rFonts w:cs="Times New Roman" w:ascii="Times New Roman" w:hAnsi="Times New Roman"/>
          <w:sz w:val="28"/>
          <w:szCs w:val="28"/>
        </w:rPr>
        <w:t>The Search interface application search process in all the window, where admin, lecturer and student can query the database for result in respect to the page view.</w:t>
      </w:r>
    </w:p>
    <w:p>
      <w:pPr>
        <w:pStyle w:val="Normal"/>
        <w:spacing w:lineRule="auto" w:line="360"/>
        <w:ind w:left="720" w:firstLine="720"/>
        <w:jc w:val="both"/>
        <w:rPr>
          <w:rFonts w:ascii="Times New Roman" w:hAnsi="Times New Roman" w:cs="Times New Roman"/>
          <w:sz w:val="28"/>
          <w:szCs w:val="28"/>
        </w:rPr>
      </w:pPr>
      <w:r>
        <w:rPr>
          <w:rFonts w:cs="Times New Roman" w:ascii="Times New Roman" w:hAnsi="Times New Roman"/>
          <w:sz w:val="28"/>
          <w:szCs w:val="28"/>
        </w:rPr>
        <w:t>The actual form contains more detailed information as seen in the application.</w:t>
      </w:r>
    </w:p>
    <w:p>
      <w:pPr>
        <w:pStyle w:val="Normal"/>
        <w:spacing w:lineRule="auto" w:line="360"/>
        <w:jc w:val="both"/>
        <w:rPr>
          <w:rFonts w:ascii="Times New Roman" w:hAnsi="Times New Roman" w:cs="Times New Roman"/>
          <w:b/>
          <w:b/>
          <w:sz w:val="28"/>
          <w:szCs w:val="28"/>
        </w:rPr>
      </w:pPr>
      <w:r>
        <w:rPr>
          <w:rFonts w:cs="Times New Roman" w:ascii="Times New Roman" w:hAnsi="Times New Roman"/>
          <w:b/>
          <w:sz w:val="28"/>
          <w:szCs w:val="28"/>
        </w:rPr>
        <w:t>Figure 3.8: STUDENT PERSONAL DETAILS</w:t>
      </w:r>
    </w:p>
    <w:tbl>
      <w:tblPr>
        <w:tblStyle w:val="TableGrid"/>
        <w:tblpPr w:bottomFromText="0" w:horzAnchor="margin" w:leftFromText="180" w:rightFromText="180" w:tblpX="0" w:tblpXSpec="center" w:tblpY="500" w:topFromText="0" w:vertAnchor="text"/>
        <w:tblW w:w="10553" w:type="dxa"/>
        <w:jc w:val="center"/>
        <w:tblInd w:w="0" w:type="dxa"/>
        <w:tblCellMar>
          <w:top w:w="0" w:type="dxa"/>
          <w:left w:w="108" w:type="dxa"/>
          <w:bottom w:w="0" w:type="dxa"/>
          <w:right w:w="108" w:type="dxa"/>
        </w:tblCellMar>
        <w:tblLook w:val="04a0" w:noHBand="0" w:noVBand="1" w:firstColumn="1" w:lastRow="0" w:lastColumn="0" w:firstRow="1"/>
      </w:tblPr>
      <w:tblGrid>
        <w:gridCol w:w="1073"/>
        <w:gridCol w:w="805"/>
        <w:gridCol w:w="1571"/>
        <w:gridCol w:w="1366"/>
        <w:gridCol w:w="1930"/>
        <w:gridCol w:w="1151"/>
        <w:gridCol w:w="1343"/>
        <w:gridCol w:w="1312"/>
      </w:tblGrid>
      <w:tr>
        <w:trPr>
          <w:trHeight w:val="646" w:hRule="atLeast"/>
        </w:trPr>
        <w:tc>
          <w:tcPr>
            <w:tcW w:w="1073"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t>NAME</w:t>
            </w:r>
          </w:p>
        </w:tc>
        <w:tc>
          <w:tcPr>
            <w:tcW w:w="805"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t>SEX</w:t>
            </w:r>
          </w:p>
        </w:tc>
        <w:tc>
          <w:tcPr>
            <w:tcW w:w="1571"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t>DISTRICT</w:t>
            </w:r>
          </w:p>
        </w:tc>
        <w:tc>
          <w:tcPr>
            <w:tcW w:w="1366"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t>PARENT</w:t>
            </w:r>
          </w:p>
        </w:tc>
        <w:tc>
          <w:tcPr>
            <w:tcW w:w="1930"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t>OFFERTYPE</w:t>
            </w:r>
          </w:p>
        </w:tc>
        <w:tc>
          <w:tcPr>
            <w:tcW w:w="1151"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t>CLASS</w:t>
            </w:r>
          </w:p>
        </w:tc>
        <w:tc>
          <w:tcPr>
            <w:tcW w:w="1343"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t>STATUS</w:t>
            </w:r>
          </w:p>
        </w:tc>
        <w:tc>
          <w:tcPr>
            <w:tcW w:w="1312"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t>ACTION</w:t>
            </w:r>
          </w:p>
        </w:tc>
      </w:tr>
      <w:tr>
        <w:trPr>
          <w:trHeight w:val="605" w:hRule="atLeast"/>
        </w:trPr>
        <w:tc>
          <w:tcPr>
            <w:tcW w:w="1073"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r>
          </w:p>
        </w:tc>
        <w:tc>
          <w:tcPr>
            <w:tcW w:w="805"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r>
          </w:p>
        </w:tc>
        <w:tc>
          <w:tcPr>
            <w:tcW w:w="1571"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r>
          </w:p>
        </w:tc>
        <w:tc>
          <w:tcPr>
            <w:tcW w:w="1366"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r>
          </w:p>
        </w:tc>
        <w:tc>
          <w:tcPr>
            <w:tcW w:w="1930"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r>
          </w:p>
        </w:tc>
        <w:tc>
          <w:tcPr>
            <w:tcW w:w="1151"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r>
          </w:p>
        </w:tc>
        <w:tc>
          <w:tcPr>
            <w:tcW w:w="1343"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r>
          </w:p>
        </w:tc>
        <w:tc>
          <w:tcPr>
            <w:tcW w:w="1312" w:type="dxa"/>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r>
          </w:p>
        </w:tc>
      </w:tr>
      <w:tr>
        <w:trPr>
          <w:trHeight w:val="646" w:hRule="atLeast"/>
        </w:trPr>
        <w:tc>
          <w:tcPr>
            <w:tcW w:w="10551" w:type="dxa"/>
            <w:gridSpan w:val="8"/>
            <w:tcBorders/>
          </w:tcPr>
          <w:p>
            <w:pPr>
              <w:pStyle w:val="ListParagraph"/>
              <w:spacing w:lineRule="auto" w:line="360" w:before="0" w:after="200"/>
              <w:ind w:left="0" w:hanging="0"/>
              <w:contextualSpacing/>
              <w:jc w:val="both"/>
              <w:rPr>
                <w:rFonts w:ascii="Times New Roman" w:hAnsi="Times New Roman" w:cs="Times New Roman"/>
                <w:sz w:val="28"/>
                <w:szCs w:val="28"/>
              </w:rPr>
            </w:pPr>
            <w:r>
              <w:rPr>
                <w:rFonts w:cs="Times New Roman" w:ascii="Times New Roman" w:hAnsi="Times New Roman"/>
                <w:sz w:val="28"/>
                <w:szCs w:val="28"/>
              </w:rPr>
            </w:r>
          </w:p>
        </w:tc>
      </w:tr>
    </w:tbl>
    <w:p>
      <w:pPr>
        <w:pStyle w:val="ListParagraph"/>
        <w:spacing w:lineRule="auto" w:line="360"/>
        <w:ind w:left="720"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Figure 3.8: Student personal Interface</w:t>
      </w:r>
    </w:p>
    <w:p>
      <w:pPr>
        <w:pStyle w:val="ListParagraph"/>
        <w:numPr>
          <w:ilvl w:val="1"/>
          <w:numId w:val="7"/>
        </w:numPr>
        <w:spacing w:lineRule="auto" w:line="360"/>
        <w:jc w:val="both"/>
        <w:rPr>
          <w:rFonts w:ascii="Times New Roman" w:hAnsi="Times New Roman" w:cs="Times New Roman"/>
          <w:b/>
          <w:b/>
          <w:sz w:val="28"/>
          <w:szCs w:val="28"/>
        </w:rPr>
      </w:pPr>
      <w:r>
        <w:rPr>
          <w:rFonts w:cs="Times New Roman" w:ascii="Times New Roman" w:hAnsi="Times New Roman"/>
          <w:b/>
          <w:sz w:val="28"/>
          <w:szCs w:val="28"/>
        </w:rPr>
        <w:t>DATABASE STRUCTURE</w:t>
      </w:r>
    </w:p>
    <w:p>
      <w:pPr>
        <w:pStyle w:val="ListParagraph"/>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USERS</w:t>
      </w:r>
    </w:p>
    <w:tbl>
      <w:tblPr>
        <w:tblStyle w:val="TableGrid"/>
        <w:tblW w:w="9951" w:type="dxa"/>
        <w:jc w:val="left"/>
        <w:tblInd w:w="0" w:type="dxa"/>
        <w:tblCellMar>
          <w:top w:w="0" w:type="dxa"/>
          <w:left w:w="108" w:type="dxa"/>
          <w:bottom w:w="0" w:type="dxa"/>
          <w:right w:w="108" w:type="dxa"/>
        </w:tblCellMar>
        <w:tblLook w:val="04a0" w:noHBand="0" w:noVBand="1" w:firstColumn="1" w:lastRow="0" w:lastColumn="0" w:firstRow="1"/>
      </w:tblPr>
      <w:tblGrid>
        <w:gridCol w:w="3317"/>
        <w:gridCol w:w="3317"/>
        <w:gridCol w:w="3317"/>
      </w:tblGrid>
      <w:tr>
        <w:trPr>
          <w:trHeight w:val="439" w:hRule="atLeast"/>
        </w:trPr>
        <w:tc>
          <w:tcPr>
            <w:tcW w:w="331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31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31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439" w:hRule="atLeast"/>
        </w:trPr>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 auto-increment</w:t>
            </w:r>
          </w:p>
        </w:tc>
      </w:tr>
      <w:tr>
        <w:trPr>
          <w:trHeight w:val="459" w:hRule="atLeast"/>
        </w:trPr>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Username </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Varchar(20)</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Username </w:t>
            </w:r>
          </w:p>
        </w:tc>
      </w:tr>
      <w:tr>
        <w:trPr>
          <w:trHeight w:val="439" w:hRule="atLeast"/>
        </w:trPr>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Password </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Varchar(20)</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Password </w:t>
            </w:r>
          </w:p>
        </w:tc>
      </w:tr>
      <w:tr>
        <w:trPr>
          <w:trHeight w:val="459" w:hRule="atLeast"/>
        </w:trPr>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User group</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Varchar(25)</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User group </w:t>
            </w:r>
          </w:p>
        </w:tc>
      </w:tr>
      <w:tr>
        <w:trPr>
          <w:trHeight w:val="439" w:hRule="atLeast"/>
        </w:trPr>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Status </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Varchar(15)</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Status </w:t>
            </w:r>
          </w:p>
        </w:tc>
      </w:tr>
      <w:tr>
        <w:trPr>
          <w:trHeight w:val="459" w:hRule="atLeast"/>
        </w:trPr>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Date-registered</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3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 of registration</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ACADEMIC YEAR</w:t>
      </w:r>
    </w:p>
    <w:tbl>
      <w:tblPr>
        <w:tblStyle w:val="TableGrid"/>
        <w:tblW w:w="9816" w:type="dxa"/>
        <w:jc w:val="left"/>
        <w:tblInd w:w="0" w:type="dxa"/>
        <w:tblCellMar>
          <w:top w:w="0" w:type="dxa"/>
          <w:left w:w="108" w:type="dxa"/>
          <w:bottom w:w="0" w:type="dxa"/>
          <w:right w:w="108" w:type="dxa"/>
        </w:tblCellMar>
        <w:tblLook w:val="04a0" w:noHBand="0" w:noVBand="1" w:firstColumn="1" w:lastRow="0" w:lastColumn="0" w:firstRow="1"/>
      </w:tblPr>
      <w:tblGrid>
        <w:gridCol w:w="3272"/>
        <w:gridCol w:w="3272"/>
        <w:gridCol w:w="3272"/>
      </w:tblGrid>
      <w:tr>
        <w:trPr>
          <w:trHeight w:val="638" w:hRule="atLeast"/>
        </w:trPr>
        <w:tc>
          <w:tcPr>
            <w:tcW w:w="327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27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27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611" w:hRule="atLeast"/>
        </w:trPr>
        <w:tc>
          <w:tcPr>
            <w:tcW w:w="327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(yr-id)</w:t>
            </w:r>
          </w:p>
        </w:tc>
        <w:tc>
          <w:tcPr>
            <w:tcW w:w="327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27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year id</w:t>
            </w:r>
          </w:p>
        </w:tc>
      </w:tr>
      <w:tr>
        <w:trPr>
          <w:trHeight w:val="638" w:hRule="atLeast"/>
        </w:trPr>
        <w:tc>
          <w:tcPr>
            <w:tcW w:w="327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(yr-name)</w:t>
            </w:r>
          </w:p>
        </w:tc>
        <w:tc>
          <w:tcPr>
            <w:tcW w:w="327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(20)</w:t>
            </w:r>
          </w:p>
        </w:tc>
        <w:tc>
          <w:tcPr>
            <w:tcW w:w="327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year name</w:t>
            </w:r>
          </w:p>
        </w:tc>
      </w:tr>
      <w:tr>
        <w:trPr>
          <w:trHeight w:val="638" w:hRule="atLeast"/>
        </w:trPr>
        <w:tc>
          <w:tcPr>
            <w:tcW w:w="327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(yr-date)</w:t>
            </w:r>
          </w:p>
        </w:tc>
        <w:tc>
          <w:tcPr>
            <w:tcW w:w="327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27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date</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ADMISSION</w:t>
      </w:r>
    </w:p>
    <w:tbl>
      <w:tblPr>
        <w:tblStyle w:val="TableGrid"/>
        <w:tblW w:w="10251" w:type="dxa"/>
        <w:jc w:val="left"/>
        <w:tblInd w:w="0" w:type="dxa"/>
        <w:tblCellMar>
          <w:top w:w="0" w:type="dxa"/>
          <w:left w:w="108" w:type="dxa"/>
          <w:bottom w:w="0" w:type="dxa"/>
          <w:right w:w="108" w:type="dxa"/>
        </w:tblCellMar>
        <w:tblLook w:val="04a0" w:noHBand="0" w:noVBand="1" w:firstColumn="1" w:lastRow="0" w:lastColumn="0" w:firstRow="1"/>
      </w:tblPr>
      <w:tblGrid>
        <w:gridCol w:w="3417"/>
        <w:gridCol w:w="3417"/>
        <w:gridCol w:w="3417"/>
      </w:tblGrid>
      <w:tr>
        <w:trPr>
          <w:trHeight w:val="397" w:hRule="atLeast"/>
        </w:trPr>
        <w:tc>
          <w:tcPr>
            <w:tcW w:w="341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41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41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Admission-ID</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Admission ID</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Institution-ID</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Institution ID</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Faculty-ID</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 ID</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Dept-ID</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Department ID</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Title-ID</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Title ID</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First name </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Varchar(20)</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First name </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Surname </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(20)</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Surname </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Nationality </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(50)</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Nationality </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Student no</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(15)</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Student number</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Reg-no</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(20)</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Registration number</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year ID</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year ID</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Course-ID</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ID</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Program-ID</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Program ID</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Sponsor-ID</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Sponsor</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Year </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Year </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Sex </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Enum (“M”, “F”)</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Sex </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DOB</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 of birth</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POB</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(40)</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Place of birth</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M-status</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Marital status</w:t>
            </w:r>
          </w:p>
        </w:tc>
      </w:tr>
      <w:tr>
        <w:trPr>
          <w:trHeight w:val="397"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Admission date</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Admission date</w:t>
            </w:r>
          </w:p>
        </w:tc>
      </w:tr>
      <w:tr>
        <w:trPr>
          <w:trHeight w:val="415" w:hRule="atLeast"/>
        </w:trPr>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Admission-time</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Time </w:t>
            </w:r>
          </w:p>
        </w:tc>
        <w:tc>
          <w:tcPr>
            <w:tcW w:w="34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Time of admission</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ASSIGNMENTTABLE</w:t>
      </w:r>
    </w:p>
    <w:tbl>
      <w:tblPr>
        <w:tblStyle w:val="TableGrid"/>
        <w:tblW w:w="10614" w:type="dxa"/>
        <w:jc w:val="left"/>
        <w:tblInd w:w="0" w:type="dxa"/>
        <w:tblCellMar>
          <w:top w:w="0" w:type="dxa"/>
          <w:left w:w="108" w:type="dxa"/>
          <w:bottom w:w="0" w:type="dxa"/>
          <w:right w:w="108" w:type="dxa"/>
        </w:tblCellMar>
        <w:tblLook w:val="04a0" w:noHBand="0" w:noVBand="1" w:firstColumn="1" w:lastRow="0" w:lastColumn="0" w:firstRow="1"/>
      </w:tblPr>
      <w:tblGrid>
        <w:gridCol w:w="3538"/>
        <w:gridCol w:w="3538"/>
        <w:gridCol w:w="3538"/>
      </w:tblGrid>
      <w:tr>
        <w:trPr>
          <w:trHeight w:val="655" w:hRule="atLeast"/>
        </w:trPr>
        <w:tc>
          <w:tcPr>
            <w:tcW w:w="3538"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538"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538"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655" w:hRule="atLeast"/>
        </w:trPr>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User ID</w:t>
            </w:r>
          </w:p>
        </w:tc>
      </w:tr>
      <w:tr>
        <w:trPr>
          <w:trHeight w:val="685" w:hRule="atLeast"/>
        </w:trPr>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FILE_NAME</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(100)</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File name</w:t>
            </w:r>
          </w:p>
        </w:tc>
      </w:tr>
      <w:tr>
        <w:trPr>
          <w:trHeight w:val="655" w:hRule="atLeast"/>
        </w:trPr>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File_tile</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(10o)</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File Tile</w:t>
            </w:r>
          </w:p>
        </w:tc>
      </w:tr>
      <w:tr>
        <w:trPr>
          <w:trHeight w:val="685" w:hRule="atLeast"/>
        </w:trPr>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Faculties_id</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(100)</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 id</w:t>
            </w:r>
          </w:p>
        </w:tc>
      </w:tr>
      <w:tr>
        <w:trPr>
          <w:trHeight w:val="685" w:hRule="atLeast"/>
        </w:trPr>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Lecturer_id</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(100)</w:t>
            </w:r>
          </w:p>
        </w:tc>
        <w:tc>
          <w:tcPr>
            <w:tcW w:w="353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Lecturer id</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FACULTY</w:t>
      </w:r>
    </w:p>
    <w:tbl>
      <w:tblPr>
        <w:tblStyle w:val="TableGrid"/>
        <w:tblW w:w="10494" w:type="dxa"/>
        <w:jc w:val="left"/>
        <w:tblInd w:w="0" w:type="dxa"/>
        <w:tblCellMar>
          <w:top w:w="0" w:type="dxa"/>
          <w:left w:w="108" w:type="dxa"/>
          <w:bottom w:w="0" w:type="dxa"/>
          <w:right w:w="108" w:type="dxa"/>
        </w:tblCellMar>
        <w:tblLook w:val="04a0" w:noHBand="0" w:noVBand="1" w:firstColumn="1" w:lastRow="0" w:lastColumn="0" w:firstRow="1"/>
      </w:tblPr>
      <w:tblGrid>
        <w:gridCol w:w="3498"/>
        <w:gridCol w:w="3498"/>
        <w:gridCol w:w="3498"/>
      </w:tblGrid>
      <w:tr>
        <w:trPr>
          <w:trHeight w:val="819" w:hRule="atLeast"/>
        </w:trPr>
        <w:tc>
          <w:tcPr>
            <w:tcW w:w="3498"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498"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498"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 RIPTION</w:t>
            </w:r>
          </w:p>
        </w:tc>
      </w:tr>
      <w:tr>
        <w:trPr>
          <w:trHeight w:val="819" w:hRule="atLeast"/>
        </w:trPr>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Faculty-id</w:t>
            </w:r>
          </w:p>
        </w:tc>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 ID</w:t>
            </w:r>
          </w:p>
        </w:tc>
      </w:tr>
      <w:tr>
        <w:trPr>
          <w:trHeight w:val="856" w:hRule="atLeast"/>
        </w:trPr>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Institution-id</w:t>
            </w:r>
          </w:p>
        </w:tc>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Institution ID</w:t>
            </w:r>
          </w:p>
        </w:tc>
      </w:tr>
      <w:tr>
        <w:trPr>
          <w:trHeight w:val="819" w:hRule="atLeast"/>
        </w:trPr>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Faculty-name</w:t>
            </w:r>
          </w:p>
        </w:tc>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(200)</w:t>
            </w:r>
          </w:p>
        </w:tc>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 name</w:t>
            </w:r>
          </w:p>
        </w:tc>
      </w:tr>
      <w:tr>
        <w:trPr>
          <w:trHeight w:val="856" w:hRule="atLeast"/>
        </w:trPr>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Faculty-date</w:t>
            </w:r>
          </w:p>
        </w:tc>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4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 date</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RESULT</w:t>
      </w:r>
    </w:p>
    <w:tbl>
      <w:tblPr>
        <w:tblStyle w:val="TableGrid"/>
        <w:tblW w:w="10101" w:type="dxa"/>
        <w:jc w:val="left"/>
        <w:tblInd w:w="0" w:type="dxa"/>
        <w:tblCellMar>
          <w:top w:w="0" w:type="dxa"/>
          <w:left w:w="108" w:type="dxa"/>
          <w:bottom w:w="0" w:type="dxa"/>
          <w:right w:w="108" w:type="dxa"/>
        </w:tblCellMar>
        <w:tblLook w:val="04a0" w:noHBand="0" w:noVBand="1" w:firstColumn="1" w:lastRow="0" w:lastColumn="0" w:firstRow="1"/>
      </w:tblPr>
      <w:tblGrid>
        <w:gridCol w:w="3367"/>
        <w:gridCol w:w="3367"/>
        <w:gridCol w:w="3367"/>
      </w:tblGrid>
      <w:tr>
        <w:trPr>
          <w:trHeight w:val="732" w:hRule="atLeast"/>
        </w:trPr>
        <w:tc>
          <w:tcPr>
            <w:tcW w:w="336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36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36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700" w:hRule="atLeast"/>
        </w:trPr>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Result-id</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Result ID</w:t>
            </w:r>
          </w:p>
        </w:tc>
      </w:tr>
      <w:tr>
        <w:trPr>
          <w:trHeight w:val="700" w:hRule="atLeast"/>
        </w:trPr>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Staff-id</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(10)</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ID</w:t>
            </w:r>
          </w:p>
        </w:tc>
      </w:tr>
      <w:tr>
        <w:trPr>
          <w:trHeight w:val="732" w:hRule="atLeast"/>
        </w:trPr>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unit-id</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unit ID</w:t>
            </w:r>
          </w:p>
        </w:tc>
      </w:tr>
      <w:tr>
        <w:trPr>
          <w:trHeight w:val="700" w:hRule="atLeast"/>
        </w:trPr>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Course-work</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(5)</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work</w:t>
            </w:r>
          </w:p>
        </w:tc>
      </w:tr>
      <w:tr>
        <w:trPr>
          <w:trHeight w:val="732" w:hRule="atLeast"/>
        </w:trPr>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Exam </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(5)</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Exam</w:t>
            </w:r>
          </w:p>
        </w:tc>
      </w:tr>
      <w:tr>
        <w:trPr>
          <w:trHeight w:val="700" w:hRule="atLeast"/>
        </w:trPr>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Student no</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(10)</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Student number</w:t>
            </w:r>
          </w:p>
        </w:tc>
      </w:tr>
      <w:tr>
        <w:trPr>
          <w:trHeight w:val="732" w:hRule="atLeast"/>
        </w:trPr>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Result-date</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3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Result date</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ROLE</w:t>
      </w:r>
    </w:p>
    <w:tbl>
      <w:tblPr>
        <w:tblStyle w:val="TableGrid"/>
        <w:tblW w:w="10194" w:type="dxa"/>
        <w:jc w:val="left"/>
        <w:tblInd w:w="0" w:type="dxa"/>
        <w:tblCellMar>
          <w:top w:w="0" w:type="dxa"/>
          <w:left w:w="108" w:type="dxa"/>
          <w:bottom w:w="0" w:type="dxa"/>
          <w:right w:w="108" w:type="dxa"/>
        </w:tblCellMar>
        <w:tblLook w:val="04a0" w:noHBand="0" w:noVBand="1" w:firstColumn="1" w:lastRow="0" w:lastColumn="0" w:firstRow="1"/>
      </w:tblPr>
      <w:tblGrid>
        <w:gridCol w:w="3398"/>
        <w:gridCol w:w="3400"/>
        <w:gridCol w:w="3396"/>
      </w:tblGrid>
      <w:tr>
        <w:trPr>
          <w:trHeight w:val="1149" w:hRule="atLeast"/>
        </w:trPr>
        <w:tc>
          <w:tcPr>
            <w:tcW w:w="3398"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400"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396"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1201" w:hRule="atLeast"/>
        </w:trPr>
        <w:tc>
          <w:tcPr>
            <w:tcW w:w="33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Role-id</w:t>
            </w:r>
          </w:p>
        </w:tc>
        <w:tc>
          <w:tcPr>
            <w:tcW w:w="3400"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396"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Role ID</w:t>
            </w:r>
          </w:p>
        </w:tc>
      </w:tr>
      <w:tr>
        <w:trPr>
          <w:trHeight w:val="1149" w:hRule="atLeast"/>
        </w:trPr>
        <w:tc>
          <w:tcPr>
            <w:tcW w:w="33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Role-name</w:t>
            </w:r>
          </w:p>
        </w:tc>
        <w:tc>
          <w:tcPr>
            <w:tcW w:w="3400"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Varchar(100)</w:t>
            </w:r>
          </w:p>
        </w:tc>
        <w:tc>
          <w:tcPr>
            <w:tcW w:w="3396"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Role name</w:t>
            </w:r>
          </w:p>
        </w:tc>
      </w:tr>
      <w:tr>
        <w:trPr>
          <w:trHeight w:val="1045" w:hRule="atLeast"/>
        </w:trPr>
        <w:tc>
          <w:tcPr>
            <w:tcW w:w="339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Role-date</w:t>
            </w:r>
          </w:p>
        </w:tc>
        <w:tc>
          <w:tcPr>
            <w:tcW w:w="3400"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396"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Role date</w:t>
            </w:r>
          </w:p>
        </w:tc>
      </w:tr>
    </w:tbl>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SEMESTER</w:t>
      </w:r>
    </w:p>
    <w:tbl>
      <w:tblPr>
        <w:tblStyle w:val="TableGrid"/>
        <w:tblW w:w="10191" w:type="dxa"/>
        <w:jc w:val="left"/>
        <w:tblInd w:w="0" w:type="dxa"/>
        <w:tblCellMar>
          <w:top w:w="0" w:type="dxa"/>
          <w:left w:w="108" w:type="dxa"/>
          <w:bottom w:w="0" w:type="dxa"/>
          <w:right w:w="108" w:type="dxa"/>
        </w:tblCellMar>
        <w:tblLook w:val="04a0" w:noHBand="0" w:noVBand="1" w:firstColumn="1" w:lastRow="0" w:lastColumn="0" w:firstRow="1"/>
      </w:tblPr>
      <w:tblGrid>
        <w:gridCol w:w="3397"/>
        <w:gridCol w:w="3397"/>
        <w:gridCol w:w="3397"/>
      </w:tblGrid>
      <w:tr>
        <w:trPr>
          <w:trHeight w:val="953" w:hRule="atLeast"/>
        </w:trPr>
        <w:tc>
          <w:tcPr>
            <w:tcW w:w="339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39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39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953" w:hRule="atLeast"/>
        </w:trPr>
        <w:tc>
          <w:tcPr>
            <w:tcW w:w="33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Sem-id</w:t>
            </w:r>
          </w:p>
        </w:tc>
        <w:tc>
          <w:tcPr>
            <w:tcW w:w="33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3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Semester ID</w:t>
            </w:r>
          </w:p>
        </w:tc>
      </w:tr>
      <w:tr>
        <w:trPr>
          <w:trHeight w:val="998" w:hRule="atLeast"/>
        </w:trPr>
        <w:tc>
          <w:tcPr>
            <w:tcW w:w="33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Sem-name</w:t>
            </w:r>
          </w:p>
        </w:tc>
        <w:tc>
          <w:tcPr>
            <w:tcW w:w="33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(20)</w:t>
            </w:r>
          </w:p>
        </w:tc>
        <w:tc>
          <w:tcPr>
            <w:tcW w:w="33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Semester name</w:t>
            </w:r>
          </w:p>
        </w:tc>
      </w:tr>
      <w:tr>
        <w:trPr>
          <w:trHeight w:val="998" w:hRule="atLeast"/>
        </w:trPr>
        <w:tc>
          <w:tcPr>
            <w:tcW w:w="33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Sem-date</w:t>
            </w:r>
          </w:p>
        </w:tc>
        <w:tc>
          <w:tcPr>
            <w:tcW w:w="33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3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Semester date</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STAFF</w:t>
      </w:r>
    </w:p>
    <w:tbl>
      <w:tblPr>
        <w:tblStyle w:val="TableGrid"/>
        <w:tblpPr w:bottomFromText="0" w:horzAnchor="margin" w:leftFromText="180" w:rightFromText="180" w:tblpX="0" w:tblpY="143" w:topFromText="0" w:vertAnchor="text"/>
        <w:tblW w:w="10026" w:type="dxa"/>
        <w:jc w:val="left"/>
        <w:tblInd w:w="108" w:type="dxa"/>
        <w:tblCellMar>
          <w:top w:w="0" w:type="dxa"/>
          <w:left w:w="108" w:type="dxa"/>
          <w:bottom w:w="0" w:type="dxa"/>
          <w:right w:w="108" w:type="dxa"/>
        </w:tblCellMar>
        <w:tblLook w:val="04a0" w:noHBand="0" w:noVBand="1" w:firstColumn="1" w:lastRow="0" w:lastColumn="0" w:firstRow="1"/>
      </w:tblPr>
      <w:tblGrid>
        <w:gridCol w:w="3342"/>
        <w:gridCol w:w="3342"/>
        <w:gridCol w:w="3342"/>
      </w:tblGrid>
      <w:tr>
        <w:trPr>
          <w:trHeight w:val="653" w:hRule="atLeast"/>
        </w:trPr>
        <w:tc>
          <w:tcPr>
            <w:tcW w:w="334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34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DATA TYPE </w:t>
            </w:r>
          </w:p>
        </w:tc>
        <w:tc>
          <w:tcPr>
            <w:tcW w:w="334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624" w:hRule="atLeast"/>
        </w:trPr>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Staff-id</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Varchar(10)</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ID</w:t>
            </w:r>
          </w:p>
        </w:tc>
      </w:tr>
      <w:tr>
        <w:trPr>
          <w:trHeight w:val="653" w:hRule="atLeast"/>
        </w:trPr>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type-id</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type ID</w:t>
            </w:r>
          </w:p>
        </w:tc>
      </w:tr>
      <w:tr>
        <w:trPr>
          <w:trHeight w:val="624" w:hRule="atLeast"/>
        </w:trPr>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Staff-name</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Varchar(40)</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name</w:t>
            </w:r>
          </w:p>
        </w:tc>
      </w:tr>
      <w:tr>
        <w:trPr>
          <w:trHeight w:val="624" w:hRule="atLeast"/>
        </w:trPr>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Status </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Status </w:t>
            </w:r>
          </w:p>
        </w:tc>
      </w:tr>
      <w:tr>
        <w:trPr>
          <w:trHeight w:val="681" w:hRule="atLeast"/>
        </w:trPr>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Staff-date</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34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date</w:t>
            </w:r>
          </w:p>
        </w:tc>
      </w:tr>
    </w:tbl>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STAFF TYPE</w:t>
      </w:r>
    </w:p>
    <w:tbl>
      <w:tblPr>
        <w:tblStyle w:val="TableGrid"/>
        <w:tblW w:w="9801" w:type="dxa"/>
        <w:jc w:val="left"/>
        <w:tblInd w:w="0" w:type="dxa"/>
        <w:tblCellMar>
          <w:top w:w="0" w:type="dxa"/>
          <w:left w:w="108" w:type="dxa"/>
          <w:bottom w:w="0" w:type="dxa"/>
          <w:right w:w="108" w:type="dxa"/>
        </w:tblCellMar>
        <w:tblLook w:val="04a0" w:noHBand="0" w:noVBand="1" w:firstColumn="1" w:lastRow="0" w:lastColumn="0" w:firstRow="1"/>
      </w:tblPr>
      <w:tblGrid>
        <w:gridCol w:w="3267"/>
        <w:gridCol w:w="3267"/>
        <w:gridCol w:w="3267"/>
      </w:tblGrid>
      <w:tr>
        <w:trPr>
          <w:trHeight w:val="866" w:hRule="atLeast"/>
        </w:trPr>
        <w:tc>
          <w:tcPr>
            <w:tcW w:w="326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26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26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866" w:hRule="atLeast"/>
        </w:trPr>
        <w:tc>
          <w:tcPr>
            <w:tcW w:w="32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type-id</w:t>
            </w:r>
          </w:p>
        </w:tc>
        <w:tc>
          <w:tcPr>
            <w:tcW w:w="32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2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type ID</w:t>
            </w:r>
          </w:p>
        </w:tc>
      </w:tr>
      <w:tr>
        <w:trPr>
          <w:trHeight w:val="906" w:hRule="atLeast"/>
        </w:trPr>
        <w:tc>
          <w:tcPr>
            <w:tcW w:w="32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type-name</w:t>
            </w:r>
          </w:p>
        </w:tc>
        <w:tc>
          <w:tcPr>
            <w:tcW w:w="32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(20)</w:t>
            </w:r>
          </w:p>
        </w:tc>
        <w:tc>
          <w:tcPr>
            <w:tcW w:w="32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type name</w:t>
            </w:r>
          </w:p>
        </w:tc>
      </w:tr>
      <w:tr>
        <w:trPr>
          <w:trHeight w:val="906" w:hRule="atLeast"/>
        </w:trPr>
        <w:tc>
          <w:tcPr>
            <w:tcW w:w="32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type-date</w:t>
            </w:r>
          </w:p>
        </w:tc>
        <w:tc>
          <w:tcPr>
            <w:tcW w:w="32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26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type date</w:t>
            </w:r>
          </w:p>
        </w:tc>
      </w:tr>
    </w:tbl>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STATUS</w:t>
      </w:r>
    </w:p>
    <w:tbl>
      <w:tblPr>
        <w:tblStyle w:val="TableGrid"/>
        <w:tblW w:w="10479" w:type="dxa"/>
        <w:jc w:val="left"/>
        <w:tblInd w:w="0" w:type="dxa"/>
        <w:tblCellMar>
          <w:top w:w="0" w:type="dxa"/>
          <w:left w:w="108" w:type="dxa"/>
          <w:bottom w:w="0" w:type="dxa"/>
          <w:right w:w="108" w:type="dxa"/>
        </w:tblCellMar>
        <w:tblLook w:val="04a0" w:noHBand="0" w:noVBand="1" w:firstColumn="1" w:lastRow="0" w:lastColumn="0" w:firstRow="1"/>
      </w:tblPr>
      <w:tblGrid>
        <w:gridCol w:w="3493"/>
        <w:gridCol w:w="3493"/>
        <w:gridCol w:w="3493"/>
      </w:tblGrid>
      <w:tr>
        <w:trPr>
          <w:trHeight w:val="1158" w:hRule="atLeast"/>
        </w:trPr>
        <w:tc>
          <w:tcPr>
            <w:tcW w:w="3493"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FIELD</w:t>
            </w:r>
          </w:p>
        </w:tc>
        <w:tc>
          <w:tcPr>
            <w:tcW w:w="3493"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493"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1107" w:hRule="atLeast"/>
        </w:trPr>
        <w:tc>
          <w:tcPr>
            <w:tcW w:w="3493"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c>
          <w:tcPr>
            <w:tcW w:w="3493"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493"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r>
      <w:tr>
        <w:trPr>
          <w:trHeight w:val="1158" w:hRule="atLeast"/>
        </w:trPr>
        <w:tc>
          <w:tcPr>
            <w:tcW w:w="3493"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Name </w:t>
            </w:r>
          </w:p>
        </w:tc>
        <w:tc>
          <w:tcPr>
            <w:tcW w:w="3493"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(15)</w:t>
            </w:r>
          </w:p>
        </w:tc>
        <w:tc>
          <w:tcPr>
            <w:tcW w:w="3493"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Name </w:t>
            </w:r>
          </w:p>
        </w:tc>
      </w:tr>
      <w:tr>
        <w:trPr>
          <w:trHeight w:val="1158" w:hRule="atLeast"/>
        </w:trPr>
        <w:tc>
          <w:tcPr>
            <w:tcW w:w="3493"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c>
          <w:tcPr>
            <w:tcW w:w="3493"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493"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PASS MARK</w:t>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tbl>
      <w:tblPr>
        <w:tblStyle w:val="TableGrid"/>
        <w:tblW w:w="9651" w:type="dxa"/>
        <w:jc w:val="left"/>
        <w:tblInd w:w="0" w:type="dxa"/>
        <w:tblCellMar>
          <w:top w:w="0" w:type="dxa"/>
          <w:left w:w="108" w:type="dxa"/>
          <w:bottom w:w="0" w:type="dxa"/>
          <w:right w:w="108" w:type="dxa"/>
        </w:tblCellMar>
        <w:tblLook w:val="04a0" w:noHBand="0" w:noVBand="1" w:firstColumn="1" w:lastRow="0" w:lastColumn="0" w:firstRow="1"/>
      </w:tblPr>
      <w:tblGrid>
        <w:gridCol w:w="3217"/>
        <w:gridCol w:w="3217"/>
        <w:gridCol w:w="3217"/>
      </w:tblGrid>
      <w:tr>
        <w:trPr>
          <w:trHeight w:val="876" w:hRule="atLeast"/>
        </w:trPr>
        <w:tc>
          <w:tcPr>
            <w:tcW w:w="321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21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21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876" w:hRule="atLeast"/>
        </w:trPr>
        <w:tc>
          <w:tcPr>
            <w:tcW w:w="32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c>
          <w:tcPr>
            <w:tcW w:w="32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2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r>
      <w:tr>
        <w:trPr>
          <w:trHeight w:val="956" w:hRule="atLeast"/>
        </w:trPr>
        <w:tc>
          <w:tcPr>
            <w:tcW w:w="32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Pass mark</w:t>
            </w:r>
          </w:p>
        </w:tc>
        <w:tc>
          <w:tcPr>
            <w:tcW w:w="32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21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Pass mark </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 xml:space="preserve">PROGRAM  </w:t>
      </w:r>
    </w:p>
    <w:tbl>
      <w:tblPr>
        <w:tblStyle w:val="TableGrid"/>
        <w:tblW w:w="9891" w:type="dxa"/>
        <w:jc w:val="left"/>
        <w:tblInd w:w="0" w:type="dxa"/>
        <w:tblCellMar>
          <w:top w:w="0" w:type="dxa"/>
          <w:left w:w="108" w:type="dxa"/>
          <w:bottom w:w="0" w:type="dxa"/>
          <w:right w:w="108" w:type="dxa"/>
        </w:tblCellMar>
        <w:tblLook w:val="04a0" w:noHBand="0" w:noVBand="1" w:firstColumn="1" w:lastRow="0" w:lastColumn="0" w:firstRow="1"/>
      </w:tblPr>
      <w:tblGrid>
        <w:gridCol w:w="3297"/>
        <w:gridCol w:w="3297"/>
        <w:gridCol w:w="3297"/>
      </w:tblGrid>
      <w:tr>
        <w:trPr>
          <w:trHeight w:val="557" w:hRule="atLeast"/>
        </w:trPr>
        <w:tc>
          <w:tcPr>
            <w:tcW w:w="329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29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DATE TYPE</w:t>
            </w:r>
          </w:p>
        </w:tc>
        <w:tc>
          <w:tcPr>
            <w:tcW w:w="329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582" w:hRule="atLeast"/>
        </w:trPr>
        <w:tc>
          <w:tcPr>
            <w:tcW w:w="32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Program-id</w:t>
            </w:r>
          </w:p>
        </w:tc>
        <w:tc>
          <w:tcPr>
            <w:tcW w:w="32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2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Program ID</w:t>
            </w:r>
          </w:p>
        </w:tc>
      </w:tr>
      <w:tr>
        <w:trPr>
          <w:trHeight w:val="557" w:hRule="atLeast"/>
        </w:trPr>
        <w:tc>
          <w:tcPr>
            <w:tcW w:w="32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Program-name</w:t>
            </w:r>
          </w:p>
        </w:tc>
        <w:tc>
          <w:tcPr>
            <w:tcW w:w="32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Varchar(20)</w:t>
            </w:r>
          </w:p>
        </w:tc>
        <w:tc>
          <w:tcPr>
            <w:tcW w:w="32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Program name</w:t>
            </w:r>
          </w:p>
        </w:tc>
      </w:tr>
      <w:tr>
        <w:trPr>
          <w:trHeight w:val="582" w:hRule="atLeast"/>
        </w:trPr>
        <w:tc>
          <w:tcPr>
            <w:tcW w:w="32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Program-date</w:t>
            </w:r>
          </w:p>
        </w:tc>
        <w:tc>
          <w:tcPr>
            <w:tcW w:w="32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29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Program date</w:t>
            </w:r>
          </w:p>
        </w:tc>
      </w:tr>
    </w:tbl>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REGISTRATION DEAD LINE</w:t>
      </w:r>
    </w:p>
    <w:tbl>
      <w:tblPr>
        <w:tblStyle w:val="TableGrid"/>
        <w:tblW w:w="9771" w:type="dxa"/>
        <w:jc w:val="left"/>
        <w:tblInd w:w="0" w:type="dxa"/>
        <w:tblCellMar>
          <w:top w:w="0" w:type="dxa"/>
          <w:left w:w="108" w:type="dxa"/>
          <w:bottom w:w="0" w:type="dxa"/>
          <w:right w:w="108" w:type="dxa"/>
        </w:tblCellMar>
        <w:tblLook w:val="04a0" w:noHBand="0" w:noVBand="1" w:firstColumn="1" w:lastRow="0" w:lastColumn="0" w:firstRow="1"/>
      </w:tblPr>
      <w:tblGrid>
        <w:gridCol w:w="3257"/>
        <w:gridCol w:w="3257"/>
        <w:gridCol w:w="3257"/>
      </w:tblGrid>
      <w:tr>
        <w:trPr>
          <w:trHeight w:val="438" w:hRule="atLeast"/>
        </w:trPr>
        <w:tc>
          <w:tcPr>
            <w:tcW w:w="325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25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257"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rHeight w:val="419" w:hRule="atLeast"/>
        </w:trPr>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r>
      <w:tr>
        <w:trPr>
          <w:trHeight w:val="438" w:hRule="atLeast"/>
        </w:trPr>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r>
      <w:tr>
        <w:trPr>
          <w:trHeight w:val="419" w:hRule="atLeast"/>
        </w:trPr>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 2</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 2</w:t>
            </w:r>
          </w:p>
        </w:tc>
      </w:tr>
      <w:tr>
        <w:trPr>
          <w:trHeight w:val="419" w:hRule="atLeast"/>
        </w:trPr>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Yearost-id</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Yearost-id</w:t>
            </w:r>
          </w:p>
        </w:tc>
      </w:tr>
      <w:tr>
        <w:trPr>
          <w:trHeight w:val="438" w:hRule="atLeast"/>
        </w:trPr>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Sem-id</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Semester-id</w:t>
            </w:r>
          </w:p>
        </w:tc>
      </w:tr>
      <w:tr>
        <w:trPr>
          <w:trHeight w:val="438" w:hRule="atLeast"/>
        </w:trPr>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Academic-yr</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Varchar912)</w:t>
            </w:r>
          </w:p>
        </w:tc>
        <w:tc>
          <w:tcPr>
            <w:tcW w:w="3257"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year</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REGISTRATION</w:t>
      </w:r>
    </w:p>
    <w:tbl>
      <w:tblPr>
        <w:tblStyle w:val="TableGrid"/>
        <w:tblW w:w="9576" w:type="dxa"/>
        <w:jc w:val="left"/>
        <w:tblInd w:w="0" w:type="dxa"/>
        <w:tblCellMar>
          <w:top w:w="0" w:type="dxa"/>
          <w:left w:w="108" w:type="dxa"/>
          <w:bottom w:w="0" w:type="dxa"/>
          <w:right w:w="108" w:type="dxa"/>
        </w:tblCellMar>
        <w:tblLook w:val="04a0" w:noHBand="0" w:noVBand="1" w:firstColumn="1" w:lastRow="0" w:lastColumn="0" w:firstRow="1"/>
      </w:tblPr>
      <w:tblGrid>
        <w:gridCol w:w="3194"/>
        <w:gridCol w:w="3178"/>
        <w:gridCol w:w="12"/>
        <w:gridCol w:w="3192"/>
      </w:tblGrid>
      <w:tr>
        <w:trPr/>
        <w:tc>
          <w:tcPr>
            <w:tcW w:w="3194"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190" w:type="dxa"/>
            <w:gridSpan w:val="2"/>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Takes-id</w:t>
            </w:r>
          </w:p>
        </w:tc>
        <w:tc>
          <w:tcPr>
            <w:tcW w:w="3190"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Takes ID</w:t>
            </w:r>
          </w:p>
        </w:tc>
      </w:tr>
      <w:tr>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Academic-yr-id</w:t>
            </w:r>
          </w:p>
        </w:tc>
        <w:tc>
          <w:tcPr>
            <w:tcW w:w="3190"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year ID</w:t>
            </w:r>
          </w:p>
        </w:tc>
      </w:tr>
      <w:tr>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Yearost-id</w:t>
            </w:r>
          </w:p>
        </w:tc>
        <w:tc>
          <w:tcPr>
            <w:tcW w:w="3190"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Yearost ID</w:t>
            </w:r>
          </w:p>
        </w:tc>
      </w:tr>
      <w:tr>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Sem-id</w:t>
            </w:r>
          </w:p>
        </w:tc>
        <w:tc>
          <w:tcPr>
            <w:tcW w:w="3190"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Semester ID</w:t>
            </w:r>
          </w:p>
        </w:tc>
      </w:tr>
      <w:tr>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Reg no</w:t>
            </w:r>
          </w:p>
        </w:tc>
        <w:tc>
          <w:tcPr>
            <w:tcW w:w="3190"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Registration number</w:t>
            </w:r>
          </w:p>
        </w:tc>
      </w:tr>
      <w:tr>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Student-no</w:t>
            </w:r>
          </w:p>
        </w:tc>
        <w:tc>
          <w:tcPr>
            <w:tcW w:w="3190"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(15)</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Student number</w:t>
            </w:r>
          </w:p>
        </w:tc>
      </w:tr>
      <w:tr>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Course-id</w:t>
            </w:r>
          </w:p>
        </w:tc>
        <w:tc>
          <w:tcPr>
            <w:tcW w:w="3190"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ID</w:t>
            </w:r>
          </w:p>
        </w:tc>
      </w:tr>
      <w:tr>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unit-id</w:t>
            </w:r>
          </w:p>
        </w:tc>
        <w:tc>
          <w:tcPr>
            <w:tcW w:w="3190"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unit ID</w:t>
            </w:r>
          </w:p>
        </w:tc>
      </w:tr>
      <w:tr>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Takes-date</w:t>
            </w:r>
          </w:p>
        </w:tc>
        <w:tc>
          <w:tcPr>
            <w:tcW w:w="3190"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Takes date</w:t>
            </w:r>
          </w:p>
        </w:tc>
      </w:tr>
      <w:tr>
        <w:trPr>
          <w:trHeight w:val="285" w:hRule="atLeast"/>
        </w:trPr>
        <w:tc>
          <w:tcPr>
            <w:tcW w:w="3194"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Take-time</w:t>
            </w:r>
          </w:p>
        </w:tc>
        <w:tc>
          <w:tcPr>
            <w:tcW w:w="3178"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Time </w:t>
            </w:r>
          </w:p>
        </w:tc>
        <w:tc>
          <w:tcPr>
            <w:tcW w:w="3204" w:type="dxa"/>
            <w:gridSpan w:val="2"/>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Time taken</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COURSE</w:t>
      </w:r>
    </w:p>
    <w:tbl>
      <w:tblPr>
        <w:tblStyle w:val="TableGrid"/>
        <w:tblW w:w="9575" w:type="dxa"/>
        <w:jc w:val="left"/>
        <w:tblInd w:w="0" w:type="dxa"/>
        <w:tblCellMar>
          <w:top w:w="0" w:type="dxa"/>
          <w:left w:w="108" w:type="dxa"/>
          <w:bottom w:w="0" w:type="dxa"/>
          <w:right w:w="108" w:type="dxa"/>
        </w:tblCellMar>
        <w:tblLook w:val="04a0" w:noHBand="0" w:noVBand="1" w:firstColumn="1" w:lastRow="0" w:lastColumn="0" w:firstRow="1"/>
      </w:tblPr>
      <w:tblGrid>
        <w:gridCol w:w="3191"/>
        <w:gridCol w:w="3192"/>
        <w:gridCol w:w="3192"/>
      </w:tblGrid>
      <w:tr>
        <w:trPr/>
        <w:tc>
          <w:tcPr>
            <w:tcW w:w="3191"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Faculty 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Dept-id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Department 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Course-code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Varchar(20)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code</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Course-name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Varchar(200)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name</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Duration-id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Duration 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Tuition</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Tuition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YU Course-date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Course-date</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GRADES</w:t>
      </w:r>
    </w:p>
    <w:tbl>
      <w:tblPr>
        <w:tblStyle w:val="TableGrid"/>
        <w:tblW w:w="9575" w:type="dxa"/>
        <w:jc w:val="left"/>
        <w:tblInd w:w="0" w:type="dxa"/>
        <w:tblCellMar>
          <w:top w:w="0" w:type="dxa"/>
          <w:left w:w="108" w:type="dxa"/>
          <w:bottom w:w="0" w:type="dxa"/>
          <w:right w:w="108" w:type="dxa"/>
        </w:tblCellMar>
        <w:tblLook w:val="04a0" w:noHBand="0" w:noVBand="1" w:firstColumn="1" w:lastRow="0" w:lastColumn="0" w:firstRow="1"/>
      </w:tblPr>
      <w:tblGrid>
        <w:gridCol w:w="3191"/>
        <w:gridCol w:w="3192"/>
        <w:gridCol w:w="3192"/>
      </w:tblGrid>
      <w:tr>
        <w:trPr/>
        <w:tc>
          <w:tcPr>
            <w:tcW w:w="3191"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Id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Id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Upper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Decimal(5,2)</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Upper credit</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Lower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Decimal(5,2)</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Lower credit</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Grade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Varchar(5)</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Grades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GP</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Decimal(5,3)</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Grade point</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ARTICLE ENTRY</w:t>
      </w:r>
    </w:p>
    <w:tbl>
      <w:tblPr>
        <w:tblStyle w:val="TableGrid"/>
        <w:tblW w:w="9575" w:type="dxa"/>
        <w:jc w:val="left"/>
        <w:tblInd w:w="0" w:type="dxa"/>
        <w:tblCellMar>
          <w:top w:w="0" w:type="dxa"/>
          <w:left w:w="108" w:type="dxa"/>
          <w:bottom w:w="0" w:type="dxa"/>
          <w:right w:w="108" w:type="dxa"/>
        </w:tblCellMar>
        <w:tblLook w:val="04a0" w:noHBand="0" w:noVBand="1" w:firstColumn="1" w:lastRow="0" w:lastColumn="0" w:firstRow="1"/>
      </w:tblPr>
      <w:tblGrid>
        <w:gridCol w:w="3191"/>
        <w:gridCol w:w="3192"/>
        <w:gridCol w:w="3192"/>
      </w:tblGrid>
      <w:tr>
        <w:trPr/>
        <w:tc>
          <w:tcPr>
            <w:tcW w:w="3191"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Id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Id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Student –no</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Student number</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Reg-no</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Varchar(12)</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Registration number</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Academic-yr</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Academic year</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Yearost-id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Year of start 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Semester 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 sent</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sent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Time sent</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Time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Time sent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Status</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Varchar(20)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Status </w:t>
            </w:r>
          </w:p>
        </w:tc>
      </w:tr>
    </w:tbl>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VIEW STAFF</w:t>
      </w:r>
    </w:p>
    <w:tbl>
      <w:tblPr>
        <w:tblStyle w:val="TableGrid"/>
        <w:tblW w:w="9575" w:type="dxa"/>
        <w:jc w:val="left"/>
        <w:tblInd w:w="0" w:type="dxa"/>
        <w:tblCellMar>
          <w:top w:w="0" w:type="dxa"/>
          <w:left w:w="108" w:type="dxa"/>
          <w:bottom w:w="0" w:type="dxa"/>
          <w:right w:w="108" w:type="dxa"/>
        </w:tblCellMar>
        <w:tblLook w:val="04a0" w:noHBand="0" w:noVBand="1" w:firstColumn="1" w:lastRow="0" w:lastColumn="0" w:firstRow="1"/>
      </w:tblPr>
      <w:tblGrid>
        <w:gridCol w:w="3191"/>
        <w:gridCol w:w="3192"/>
        <w:gridCol w:w="3192"/>
      </w:tblGrid>
      <w:tr>
        <w:trPr/>
        <w:tc>
          <w:tcPr>
            <w:tcW w:w="3191"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Staff-type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Staff-type</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Staff-name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(40)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Staff-name</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Status</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(15)</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Status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Staff-date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date</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VIEW TEACHERS</w:t>
      </w:r>
    </w:p>
    <w:tbl>
      <w:tblPr>
        <w:tblStyle w:val="TableGrid"/>
        <w:tblW w:w="9575" w:type="dxa"/>
        <w:jc w:val="left"/>
        <w:tblInd w:w="0" w:type="dxa"/>
        <w:tblCellMar>
          <w:top w:w="0" w:type="dxa"/>
          <w:left w:w="108" w:type="dxa"/>
          <w:bottom w:w="0" w:type="dxa"/>
          <w:right w:w="108" w:type="dxa"/>
        </w:tblCellMar>
        <w:tblLook w:val="04a0" w:noHBand="0" w:noVBand="1" w:firstColumn="1" w:lastRow="0" w:lastColumn="0" w:firstRow="1"/>
      </w:tblPr>
      <w:tblGrid>
        <w:gridCol w:w="3191"/>
        <w:gridCol w:w="3192"/>
        <w:gridCol w:w="3192"/>
      </w:tblGrid>
      <w:tr>
        <w:trPr/>
        <w:tc>
          <w:tcPr>
            <w:tcW w:w="3191"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Subject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(100)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Subject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Staff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(40)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Staff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VIEW USERS</w:t>
      </w:r>
    </w:p>
    <w:tbl>
      <w:tblPr>
        <w:tblStyle w:val="TableGrid"/>
        <w:tblW w:w="9575" w:type="dxa"/>
        <w:jc w:val="left"/>
        <w:tblInd w:w="0" w:type="dxa"/>
        <w:tblCellMar>
          <w:top w:w="0" w:type="dxa"/>
          <w:left w:w="108" w:type="dxa"/>
          <w:bottom w:w="0" w:type="dxa"/>
          <w:right w:w="108" w:type="dxa"/>
        </w:tblCellMar>
        <w:tblLook w:val="04a0" w:noHBand="0" w:noVBand="1" w:firstColumn="1" w:lastRow="0" w:lastColumn="0" w:firstRow="1"/>
      </w:tblPr>
      <w:tblGrid>
        <w:gridCol w:w="3191"/>
        <w:gridCol w:w="3192"/>
        <w:gridCol w:w="3192"/>
      </w:tblGrid>
      <w:tr>
        <w:trPr/>
        <w:tc>
          <w:tcPr>
            <w:tcW w:w="3191"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Id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Username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Varcahr (20)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Username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Password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Password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User group</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(25)</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User group</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Status</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(15)</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Status </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Date-registered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Date/time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Date registered</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szCs w:val="28"/>
          <w:u w:val="single"/>
        </w:rPr>
      </w:pPr>
      <w:r>
        <w:rPr>
          <w:rFonts w:cs="Times New Roman" w:ascii="Times New Roman" w:hAnsi="Times New Roman"/>
          <w:b/>
          <w:sz w:val="28"/>
          <w:szCs w:val="28"/>
          <w:u w:val="single"/>
        </w:rPr>
        <w:t>TEACHES</w:t>
      </w:r>
    </w:p>
    <w:tbl>
      <w:tblPr>
        <w:tblStyle w:val="TableGrid"/>
        <w:tblW w:w="9575" w:type="dxa"/>
        <w:jc w:val="left"/>
        <w:tblInd w:w="0" w:type="dxa"/>
        <w:tblCellMar>
          <w:top w:w="0" w:type="dxa"/>
          <w:left w:w="108" w:type="dxa"/>
          <w:bottom w:w="0" w:type="dxa"/>
          <w:right w:w="108" w:type="dxa"/>
        </w:tblCellMar>
        <w:tblLook w:val="04a0" w:noHBand="0" w:noVBand="1" w:firstColumn="1" w:lastRow="0" w:lastColumn="0" w:firstRow="1"/>
      </w:tblPr>
      <w:tblGrid>
        <w:gridCol w:w="3191"/>
        <w:gridCol w:w="3192"/>
        <w:gridCol w:w="3192"/>
      </w:tblGrid>
      <w:tr>
        <w:trPr/>
        <w:tc>
          <w:tcPr>
            <w:tcW w:w="3191"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FIELD</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DATA TYPE</w:t>
            </w:r>
          </w:p>
        </w:tc>
        <w:tc>
          <w:tcPr>
            <w:tcW w:w="3192" w:type="dxa"/>
            <w:tcBorders/>
          </w:tcPr>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DESCRIPTION</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Teaches-id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Teaches 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unit-id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Int (11)</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Course unit 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Staff-id</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Varchar (10)</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Staff ID</w:t>
            </w:r>
          </w:p>
        </w:tc>
      </w:tr>
      <w:tr>
        <w:trPr/>
        <w:tc>
          <w:tcPr>
            <w:tcW w:w="3191"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Teaches-date</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Date </w:t>
            </w:r>
          </w:p>
        </w:tc>
        <w:tc>
          <w:tcPr>
            <w:tcW w:w="3192" w:type="dxa"/>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Teaches date</w:t>
            </w:r>
          </w:p>
        </w:tc>
      </w:tr>
    </w:tbl>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i/>
          <w:i/>
          <w:color w:val="292929"/>
          <w:sz w:val="28"/>
          <w:szCs w:val="28"/>
        </w:rPr>
      </w:pPr>
      <w:r>
        <w:rPr>
          <w:rFonts w:cs="Times New Roman" w:ascii="Times New Roman" w:hAnsi="Times New Roman"/>
          <w:b/>
          <w:i/>
          <w:color w:val="292929"/>
          <w:sz w:val="28"/>
          <w:szCs w:val="28"/>
        </w:rPr>
      </w:r>
      <w:r>
        <w:br w:type="page"/>
      </w:r>
    </w:p>
    <w:p>
      <w:pPr>
        <w:pStyle w:val="Normal"/>
        <w:spacing w:lineRule="auto" w:line="360" w:before="0" w:after="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CHAPTER FOUR</w:t>
      </w:r>
    </w:p>
    <w:p>
      <w:pPr>
        <w:pStyle w:val="Normal"/>
        <w:spacing w:lineRule="auto" w:line="360" w:before="0" w:after="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SYSTEM IMPLEMENTATION</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4.1.0</w:t>
        <w:tab/>
        <w:t xml:space="preserve">INTRODUCTION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This chapter will focus on the implementation of the system. It discusses the features and choice of the programming language used for the implementation of the system in this research. Also discussed in this chapter is the system testing strategies. The target computer requirements are explained as well as the maintenance issues that should be considered. </w:t>
      </w:r>
    </w:p>
    <w:p>
      <w:pPr>
        <w:pStyle w:val="Normal"/>
        <w:spacing w:lineRule="auto" w:line="360" w:before="0" w:after="0"/>
        <w:ind w:right="-421" w:hanging="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before="0" w:after="0"/>
        <w:ind w:right="-421" w:hanging="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 xml:space="preserve">4.2.0 FEATURES AND CHOICE IMPLEMENTATION    </w:t>
      </w:r>
    </w:p>
    <w:p>
      <w:pPr>
        <w:pStyle w:val="Normal"/>
        <w:spacing w:lineRule="auto" w:line="360" w:before="0" w:after="0"/>
        <w:ind w:right="-421" w:firstLine="72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LANGUAGE</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b/>
          <w:color w:val="292929"/>
          <w:sz w:val="28"/>
          <w:szCs w:val="28"/>
        </w:rPr>
        <w:tab/>
      </w:r>
      <w:r>
        <w:rPr>
          <w:rFonts w:cs="Times New Roman" w:ascii="Times New Roman" w:hAnsi="Times New Roman"/>
          <w:color w:val="292929"/>
          <w:sz w:val="28"/>
          <w:szCs w:val="28"/>
        </w:rPr>
        <w:t xml:space="preserve">The programming language used in the implementation of this system is PHP (Hypertext Preprocessor), while the back end database engine adopted was MYSQL.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PHP is a general purpose server-side scripting language originally designed for web development to produce dynamic web pages. It has also evolved to include a command line interface capability and can be used in stand-a lone graphical applications. </w:t>
      </w:r>
    </w:p>
    <w:p>
      <w:pPr>
        <w:pStyle w:val="Normal"/>
        <w:spacing w:lineRule="auto" w:line="360" w:before="0" w:after="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t>The following features make PHP a preferred implementation language for this project:</w:t>
      </w:r>
    </w:p>
    <w:p>
      <w:pPr>
        <w:pStyle w:val="Normal"/>
        <w:spacing w:lineRule="auto" w:line="360" w:before="0" w:after="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PHP is an open source language released under the PHP license and includes hundreds of classes and methods such as language support classes for advanced language features like Stings, Arrays, Threads, and Exception Handling. </w:t>
      </w:r>
    </w:p>
    <w:p>
      <w:pPr>
        <w:pStyle w:val="ListParagraph"/>
        <w:numPr>
          <w:ilvl w:val="0"/>
          <w:numId w:val="1"/>
        </w:numPr>
        <w:spacing w:lineRule="auto" w:line="360" w:before="0" w:after="0"/>
        <w:ind w:left="360" w:hanging="36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The PHP programming language delivers software-as-a-service (SAAS), and it is run on a web server, making its execution dependent on a web browser. This feature allows for software created with PHP (as that in this research) to be platform independent because it functions independent of the type of operating system running on the target machine. </w:t>
      </w:r>
    </w:p>
    <w:p>
      <w:pPr>
        <w:pStyle w:val="ListParagraph"/>
        <w:numPr>
          <w:ilvl w:val="0"/>
          <w:numId w:val="1"/>
        </w:numPr>
        <w:spacing w:lineRule="auto" w:line="360" w:before="0" w:after="0"/>
        <w:ind w:left="360" w:hanging="36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PHP has evolved to include a command-line interface capability and can be used in standalone graphical applications. PHP can be deployed on most web server and also on a standalone shell of almost every operating system and platform free of charge. </w:t>
      </w:r>
    </w:p>
    <w:p>
      <w:pPr>
        <w:pStyle w:val="ListParagraph"/>
        <w:numPr>
          <w:ilvl w:val="0"/>
          <w:numId w:val="1"/>
        </w:numPr>
        <w:spacing w:lineRule="auto" w:line="360" w:before="0" w:after="0"/>
        <w:ind w:left="360" w:hanging="36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PHP5 as used in this research includes new features such as improved support for object – oriented programming. </w:t>
      </w:r>
    </w:p>
    <w:p>
      <w:pPr>
        <w:pStyle w:val="Normal"/>
        <w:spacing w:lineRule="auto" w:line="360" w:before="0" w:after="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MYSQL is a relational database management system written in C and C++, that runs as a server providing multiuser access to a number of databases. MYSQL is used basically to create a relational database structure on a server in order to store data or automate procedure. The following features make MYSQL suitable for this research. </w:t>
      </w:r>
    </w:p>
    <w:p>
      <w:pPr>
        <w:pStyle w:val="ListParagraph"/>
        <w:numPr>
          <w:ilvl w:val="0"/>
          <w:numId w:val="2"/>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MYSQL is platform independent and it can run under a variety of operating systems. </w:t>
      </w:r>
    </w:p>
    <w:p>
      <w:pPr>
        <w:pStyle w:val="ListParagraph"/>
        <w:numPr>
          <w:ilvl w:val="0"/>
          <w:numId w:val="2"/>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It contains multiple storage engines that allow the programmer to choose what is most effective for each table in the application. </w:t>
      </w:r>
    </w:p>
    <w:p>
      <w:pPr>
        <w:pStyle w:val="ListParagraph"/>
        <w:numPr>
          <w:ilvl w:val="0"/>
          <w:numId w:val="2"/>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MYSQL is considered to be a very fast database management system delivering a multiuser and robust QL database server. </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4.3.0</w:t>
        <w:tab/>
        <w:t xml:space="preserve">SYSTEM TESTING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b/>
          <w:color w:val="292929"/>
          <w:sz w:val="28"/>
          <w:szCs w:val="28"/>
        </w:rPr>
        <w:tab/>
      </w:r>
      <w:r>
        <w:rPr>
          <w:rFonts w:cs="Times New Roman" w:ascii="Times New Roman" w:hAnsi="Times New Roman"/>
          <w:color w:val="292929"/>
          <w:sz w:val="28"/>
          <w:szCs w:val="28"/>
        </w:rPr>
        <w:t xml:space="preserve">This section is concerned with testing and debugging of the programs and general processes involved in achieving the objectives of the system requirement. System testing is conducted on a complete integrated system to evaluate the system’s compliance with its specified requirements. So we can also refer to the system testing phase as the investigatory testing phase of the software development life cycle. The system testing strategies used in this system include the unit test and integration test. </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4.3.1</w:t>
        <w:tab/>
        <w:t>Unit Test</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The primary goal of unit testing is to take the smallest piece of testable software in the application, isolate it from the remainder of the code and determine whether it behaves exactly as it is expected to. Developers who seek to understand the functionality provided by a unit and how to use it can look at the unit test to gain a basic understanding of the unit’s function. In this research, units test were carried out on the various parts of the system and necessary corrections were implemented on the resulting errors. </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4.3.2</w:t>
        <w:tab/>
        <w:t xml:space="preserve">Integration Test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Integration testing is a logical extension of unit testing. In its simplest form, the units that have already been tested and are combined into a component and the interface between them is tested. In a realistic scenario, many units are combined into the components which are in turn aggregated into larger parts of the system. The idea is to test combination of pieces and eventually expand the process to test the modules with those of other groups. The integration test result for the system in this research was satisfactory. </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4.4.0</w:t>
        <w:tab/>
        <w:t>System Requirements</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This refers to the basic requirements that must be met by the target system to allow for optimal functionality. It puts Q check on the configuration of the target system to allow for compatibility. The target system will be discussed in two areas; Hardware and software requirements. </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4.4.1</w:t>
        <w:tab/>
        <w:t xml:space="preserve">Software Requirements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ab/>
        <w:t>The table shows a list of the software requirements for the proposed system to function.</w:t>
      </w:r>
    </w:p>
    <w:tbl>
      <w:tblPr>
        <w:tblStyle w:val="TableGrid"/>
        <w:tblW w:w="9245" w:type="dxa"/>
        <w:jc w:val="left"/>
        <w:tblInd w:w="0" w:type="dxa"/>
        <w:tblCellMar>
          <w:top w:w="0" w:type="dxa"/>
          <w:left w:w="108" w:type="dxa"/>
          <w:bottom w:w="0" w:type="dxa"/>
          <w:right w:w="108" w:type="dxa"/>
        </w:tblCellMar>
        <w:tblLook w:val="04a0" w:noHBand="0" w:noVBand="1" w:firstColumn="1" w:lastRow="0" w:lastColumn="0" w:firstRow="1"/>
      </w:tblPr>
      <w:tblGrid>
        <w:gridCol w:w="4622"/>
        <w:gridCol w:w="4622"/>
      </w:tblGrid>
      <w:tr>
        <w:trPr/>
        <w:tc>
          <w:tcPr>
            <w:tcW w:w="4622" w:type="dxa"/>
            <w:tcBorders/>
          </w:tcPr>
          <w:p>
            <w:pPr>
              <w:pStyle w:val="Normal"/>
              <w:spacing w:lineRule="auto" w:line="360" w:before="0" w:after="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Component</w:t>
            </w:r>
          </w:p>
        </w:tc>
        <w:tc>
          <w:tcPr>
            <w:tcW w:w="4622" w:type="dxa"/>
            <w:tcBorders/>
          </w:tcPr>
          <w:p>
            <w:pPr>
              <w:pStyle w:val="Normal"/>
              <w:spacing w:lineRule="auto" w:line="360" w:before="0" w:after="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Requirement</w:t>
            </w:r>
          </w:p>
        </w:tc>
      </w:tr>
      <w:tr>
        <w:trPr/>
        <w:tc>
          <w:tcPr>
            <w:tcW w:w="4622" w:type="dxa"/>
            <w:tcBorders/>
          </w:tcPr>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Operating system</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PHP version</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Database Engine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Web Server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Browsers </w:t>
            </w:r>
          </w:p>
        </w:tc>
        <w:tc>
          <w:tcPr>
            <w:tcW w:w="4622" w:type="dxa"/>
            <w:tcBorders/>
          </w:tcPr>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Windows 2000, XP, VISTA, 7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PHP 4.2.1 or later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MYSQL ‘5</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Apache web server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Firefox, I.E, Opera </w:t>
            </w:r>
          </w:p>
        </w:tc>
      </w:tr>
    </w:tbl>
    <w:p>
      <w:pPr>
        <w:pStyle w:val="Normal"/>
        <w:spacing w:lineRule="auto" w:line="360" w:before="0" w:after="0"/>
        <w:jc w:val="both"/>
        <w:rPr>
          <w:rFonts w:ascii="Times New Roman" w:hAnsi="Times New Roman" w:cs="Times New Roman"/>
          <w:b/>
          <w:b/>
          <w:i/>
          <w:i/>
          <w:color w:val="292929"/>
          <w:sz w:val="28"/>
          <w:szCs w:val="28"/>
        </w:rPr>
      </w:pPr>
      <w:r>
        <w:rPr>
          <w:rFonts w:cs="Times New Roman" w:ascii="Times New Roman" w:hAnsi="Times New Roman"/>
          <w:b/>
          <w:i/>
          <w:color w:val="292929"/>
          <w:sz w:val="28"/>
          <w:szCs w:val="28"/>
        </w:rPr>
        <w:t xml:space="preserve">Table 4.1: Software requirements for the target system </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4.4.2</w:t>
        <w:tab/>
        <w:t xml:space="preserve">Hardware Requirements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Table 4.2 shows a list of the hardware requirements for the proposed system to function. </w:t>
      </w:r>
    </w:p>
    <w:tbl>
      <w:tblPr>
        <w:tblStyle w:val="TableGrid"/>
        <w:tblW w:w="9216" w:type="dxa"/>
        <w:jc w:val="left"/>
        <w:tblInd w:w="360" w:type="dxa"/>
        <w:tblCellMar>
          <w:top w:w="0" w:type="dxa"/>
          <w:left w:w="108" w:type="dxa"/>
          <w:bottom w:w="0" w:type="dxa"/>
          <w:right w:w="108" w:type="dxa"/>
        </w:tblCellMar>
        <w:tblLook w:val="04a0" w:noHBand="0" w:noVBand="1" w:firstColumn="1" w:lastRow="0" w:lastColumn="0" w:firstRow="1"/>
      </w:tblPr>
      <w:tblGrid>
        <w:gridCol w:w="4607"/>
        <w:gridCol w:w="4608"/>
      </w:tblGrid>
      <w:tr>
        <w:trPr/>
        <w:tc>
          <w:tcPr>
            <w:tcW w:w="4607" w:type="dxa"/>
            <w:tcBorders/>
          </w:tcPr>
          <w:p>
            <w:pPr>
              <w:pStyle w:val="Normal"/>
              <w:spacing w:lineRule="auto" w:line="360" w:before="0" w:after="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Component</w:t>
            </w:r>
          </w:p>
        </w:tc>
        <w:tc>
          <w:tcPr>
            <w:tcW w:w="4608" w:type="dxa"/>
            <w:tcBorders/>
          </w:tcPr>
          <w:p>
            <w:pPr>
              <w:pStyle w:val="Normal"/>
              <w:spacing w:lineRule="auto" w:line="360" w:before="0" w:after="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Requirement</w:t>
            </w:r>
          </w:p>
        </w:tc>
      </w:tr>
      <w:tr>
        <w:trPr/>
        <w:tc>
          <w:tcPr>
            <w:tcW w:w="4607" w:type="dxa"/>
            <w:tcBorders/>
          </w:tcPr>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RAM</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Harddisk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Processor </w:t>
            </w:r>
          </w:p>
        </w:tc>
        <w:tc>
          <w:tcPr>
            <w:tcW w:w="4608" w:type="dxa"/>
            <w:tcBorders/>
          </w:tcPr>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250MB or higher</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10GB or higher</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33H</w:t>
            </w:r>
            <w:r>
              <w:rPr>
                <w:rFonts w:cs="Times New Roman" w:ascii="Times New Roman" w:hAnsi="Times New Roman"/>
                <w:strike/>
                <w:color w:val="292929"/>
                <w:sz w:val="28"/>
                <w:szCs w:val="28"/>
              </w:rPr>
              <w:t>z</w:t>
            </w:r>
            <w:r>
              <w:rPr>
                <w:rFonts w:cs="Times New Roman" w:ascii="Times New Roman" w:hAnsi="Times New Roman"/>
                <w:color w:val="292929"/>
                <w:sz w:val="28"/>
                <w:szCs w:val="28"/>
              </w:rPr>
              <w:t xml:space="preserve"> or higher</w:t>
            </w:r>
          </w:p>
        </w:tc>
      </w:tr>
    </w:tbl>
    <w:p>
      <w:pPr>
        <w:pStyle w:val="Normal"/>
        <w:spacing w:lineRule="auto" w:line="360" w:before="0" w:after="0"/>
        <w:ind w:left="360" w:hanging="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rmal"/>
        <w:spacing w:lineRule="auto" w:line="360" w:before="0" w:after="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Table 4.2: Hardware requirements for the target system. </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4.5.0</w:t>
        <w:tab/>
        <w:t xml:space="preserve">USER MANUAL </w:t>
      </w:r>
    </w:p>
    <w:p>
      <w:pPr>
        <w:pStyle w:val="Normal"/>
        <w:spacing w:lineRule="auto" w:line="360" w:before="0" w:after="0"/>
        <w:ind w:left="360" w:hanging="0"/>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The following is a brief guide for users of the application: </w:t>
      </w:r>
    </w:p>
    <w:p>
      <w:pPr>
        <w:pStyle w:val="ListParagraph"/>
        <w:numPr>
          <w:ilvl w:val="0"/>
          <w:numId w:val="3"/>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 </w:t>
      </w:r>
      <w:r>
        <w:rPr>
          <w:rFonts w:cs="Times New Roman" w:ascii="Times New Roman" w:hAnsi="Times New Roman"/>
          <w:color w:val="292929"/>
          <w:sz w:val="28"/>
          <w:szCs w:val="28"/>
        </w:rPr>
        <w:t xml:space="preserve">A user should start the server application by double clicking on the icon provided on the windows desktop. The server application will be started. </w:t>
      </w:r>
    </w:p>
    <w:p>
      <w:pPr>
        <w:pStyle w:val="ListParagraph"/>
        <w:numPr>
          <w:ilvl w:val="0"/>
          <w:numId w:val="3"/>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To start the client application, the user should use the Uniform Resource Locator (URL) provided for the system. The user page would be displayed. </w:t>
      </w:r>
    </w:p>
    <w:p>
      <w:pPr>
        <w:pStyle w:val="ListParagraph"/>
        <w:numPr>
          <w:ilvl w:val="0"/>
          <w:numId w:val="3"/>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When this page is displayed, the user can perform any of the following operations: </w:t>
      </w:r>
    </w:p>
    <w:p>
      <w:pPr>
        <w:pStyle w:val="ListParagraph"/>
        <w:numPr>
          <w:ilvl w:val="0"/>
          <w:numId w:val="4"/>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View all jobs to manage </w:t>
      </w:r>
    </w:p>
    <w:p>
      <w:pPr>
        <w:pStyle w:val="ListParagraph"/>
        <w:numPr>
          <w:ilvl w:val="0"/>
          <w:numId w:val="4"/>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Search using criteria </w:t>
      </w:r>
    </w:p>
    <w:p>
      <w:pPr>
        <w:pStyle w:val="ListParagraph"/>
        <w:numPr>
          <w:ilvl w:val="0"/>
          <w:numId w:val="4"/>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Perform an optional quick match by specifying a “job id” </w:t>
      </w:r>
    </w:p>
    <w:p>
      <w:pPr>
        <w:pStyle w:val="ListParagraph"/>
        <w:numPr>
          <w:ilvl w:val="0"/>
          <w:numId w:val="4"/>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Manage a selected job by clicking on the “manage” link on the user page.</w:t>
      </w:r>
    </w:p>
    <w:p>
      <w:pPr>
        <w:pStyle w:val="ListParagraph"/>
        <w:numPr>
          <w:ilvl w:val="0"/>
          <w:numId w:val="4"/>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Add a test to a job by clicking on the “add test” link on the job view page. </w:t>
      </w:r>
    </w:p>
    <w:p>
      <w:pPr>
        <w:pStyle w:val="ListParagraph"/>
        <w:numPr>
          <w:ilvl w:val="0"/>
          <w:numId w:val="4"/>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Grade an application by clicking on the “Grade” link provided on the job view page. </w:t>
      </w:r>
    </w:p>
    <w:p>
      <w:pPr>
        <w:pStyle w:val="ListParagraph"/>
        <w:numPr>
          <w:ilvl w:val="0"/>
          <w:numId w:val="4"/>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View all applications ordered by the applicants grade in descending order by clicking on the “view applications by grade” link provided on the “job view” page. </w:t>
      </w:r>
    </w:p>
    <w:p>
      <w:pPr>
        <w:pStyle w:val="ListParagraph"/>
        <w:numPr>
          <w:ilvl w:val="0"/>
          <w:numId w:val="4"/>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View applicant information by clicking on the “view application” link provided on the job view page.</w:t>
      </w:r>
    </w:p>
    <w:p>
      <w:pPr>
        <w:pStyle w:val="ListParagraph"/>
        <w:numPr>
          <w:ilvl w:val="0"/>
          <w:numId w:val="4"/>
        </w:numPr>
        <w:spacing w:lineRule="auto" w:line="360" w:before="0" w:after="0"/>
        <w:ind w:left="720" w:hanging="72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 xml:space="preserve">View on the applicants resume by clicking on the “resume” page provided on the applicants page.  </w:t>
      </w:r>
    </w:p>
    <w:p>
      <w:pPr>
        <w:pStyle w:val="Normal"/>
        <w:spacing w:lineRule="auto" w:line="360"/>
        <w:rPr>
          <w:rFonts w:ascii="Times New Roman" w:hAnsi="Times New Roman" w:cs="Times New Roman"/>
          <w:color w:val="292929"/>
          <w:sz w:val="28"/>
          <w:szCs w:val="28"/>
        </w:rPr>
      </w:pPr>
      <w:r>
        <w:rPr>
          <w:rFonts w:cs="Times New Roman" w:ascii="Times New Roman" w:hAnsi="Times New Roman"/>
          <w:color w:val="292929"/>
          <w:sz w:val="28"/>
          <w:szCs w:val="28"/>
        </w:rPr>
      </w:r>
      <w:r>
        <w:br w:type="page"/>
      </w:r>
    </w:p>
    <w:p>
      <w:pPr>
        <w:pStyle w:val="Normal"/>
        <w:spacing w:lineRule="auto" w:line="360" w:before="0" w:after="0"/>
        <w:ind w:left="360" w:hanging="0"/>
        <w:jc w:val="center"/>
        <w:rPr>
          <w:rFonts w:ascii="Times New Roman" w:hAnsi="Times New Roman" w:cs="Times New Roman"/>
          <w:b/>
          <w:b/>
          <w:color w:val="292929"/>
          <w:sz w:val="28"/>
          <w:szCs w:val="28"/>
        </w:rPr>
      </w:pPr>
      <w:r>
        <w:rPr>
          <w:rFonts w:cs="Times New Roman" w:ascii="Times New Roman" w:hAnsi="Times New Roman"/>
          <w:b/>
          <w:color w:val="292929"/>
          <w:sz w:val="28"/>
          <w:szCs w:val="28"/>
        </w:rPr>
        <w:t>CHAPTER FIVE</w:t>
      </w:r>
    </w:p>
    <w:p>
      <w:pPr>
        <w:pStyle w:val="Normal"/>
        <w:spacing w:lineRule="auto" w:line="360" w:before="0" w:after="0"/>
        <w:ind w:left="360" w:hanging="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5.1.0</w:t>
        <w:tab/>
        <w:t xml:space="preserve">INTRODUCTION </w:t>
      </w:r>
    </w:p>
    <w:p>
      <w:pPr>
        <w:pStyle w:val="Normal"/>
        <w:spacing w:lineRule="auto" w:line="360" w:before="0" w:after="0"/>
        <w:ind w:left="360" w:hanging="0"/>
        <w:jc w:val="both"/>
        <w:rPr>
          <w:rFonts w:ascii="Times New Roman" w:hAnsi="Times New Roman" w:cs="Times New Roman"/>
          <w:color w:val="292929"/>
          <w:sz w:val="28"/>
          <w:szCs w:val="28"/>
        </w:rPr>
      </w:pPr>
      <w:r>
        <w:rPr>
          <w:rFonts w:cs="Times New Roman" w:ascii="Times New Roman" w:hAnsi="Times New Roman"/>
          <w:color w:val="292929"/>
          <w:sz w:val="28"/>
          <w:szCs w:val="28"/>
        </w:rPr>
        <w:tab/>
        <w:t>Base on the new system that is developed, several points has been carefully observed for further research in other to further improve our school system activities.</w:t>
      </w:r>
    </w:p>
    <w:p>
      <w:pPr>
        <w:pStyle w:val="Normal"/>
        <w:spacing w:lineRule="auto" w:line="360" w:before="0" w:after="0"/>
        <w:ind w:left="360" w:hanging="0"/>
        <w:jc w:val="both"/>
        <w:rPr>
          <w:rFonts w:ascii="Times New Roman" w:hAnsi="Times New Roman" w:cs="Times New Roman"/>
          <w:color w:val="292929"/>
          <w:sz w:val="28"/>
          <w:szCs w:val="28"/>
        </w:rPr>
      </w:pPr>
      <w:r>
        <w:rPr>
          <w:rFonts w:cs="Times New Roman" w:ascii="Times New Roman" w:hAnsi="Times New Roman"/>
          <w:color w:val="292929"/>
          <w:sz w:val="28"/>
          <w:szCs w:val="28"/>
        </w:rPr>
        <w:tab/>
        <w:t>In summary of this project the researcher has read through school management system, which is quite large to be encapsulated in just one project work, so this project is reduced to focus on the online assignment submission management system as a whole.</w:t>
      </w:r>
    </w:p>
    <w:p>
      <w:pPr>
        <w:pStyle w:val="Normal"/>
        <w:spacing w:lineRule="auto" w:line="360" w:before="0" w:after="0"/>
        <w:ind w:left="360" w:hanging="0"/>
        <w:jc w:val="both"/>
        <w:rPr>
          <w:rFonts w:ascii="Times New Roman" w:hAnsi="Times New Roman" w:cs="Times New Roman"/>
          <w:color w:val="292929"/>
          <w:sz w:val="28"/>
          <w:szCs w:val="28"/>
        </w:rPr>
      </w:pPr>
      <w:r>
        <w:rPr>
          <w:rFonts w:cs="Times New Roman" w:ascii="Times New Roman" w:hAnsi="Times New Roman"/>
          <w:color w:val="292929"/>
          <w:sz w:val="28"/>
          <w:szCs w:val="28"/>
        </w:rPr>
        <w:tab/>
        <w:t xml:space="preserve">The online assignment submission management system has been sub-divided into modules in other to carefully handle the processes involved in this system. The online assignment submission management system is sub-divided into (4) four major modules which are: </w:t>
      </w:r>
    </w:p>
    <w:p>
      <w:pPr>
        <w:pStyle w:val="ListParagraph"/>
        <w:numPr>
          <w:ilvl w:val="0"/>
          <w:numId w:val="5"/>
        </w:numPr>
        <w:spacing w:lineRule="auto" w:line="360" w:before="0" w:after="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Description of the system</w:t>
      </w:r>
    </w:p>
    <w:p>
      <w:pPr>
        <w:pStyle w:val="ListParagraph"/>
        <w:numPr>
          <w:ilvl w:val="0"/>
          <w:numId w:val="5"/>
        </w:numPr>
        <w:spacing w:lineRule="auto" w:line="360" w:before="0" w:after="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Program Specification</w:t>
      </w:r>
    </w:p>
    <w:p>
      <w:pPr>
        <w:pStyle w:val="ListParagraph"/>
        <w:numPr>
          <w:ilvl w:val="0"/>
          <w:numId w:val="5"/>
        </w:numPr>
        <w:spacing w:lineRule="auto" w:line="360" w:before="0" w:after="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Interface Design</w:t>
      </w:r>
    </w:p>
    <w:p>
      <w:pPr>
        <w:pStyle w:val="ListParagraph"/>
        <w:numPr>
          <w:ilvl w:val="0"/>
          <w:numId w:val="5"/>
        </w:numPr>
        <w:spacing w:lineRule="auto" w:line="360" w:before="0" w:after="0"/>
        <w:contextualSpacing/>
        <w:jc w:val="both"/>
        <w:rPr>
          <w:rFonts w:ascii="Times New Roman" w:hAnsi="Times New Roman" w:cs="Times New Roman"/>
          <w:color w:val="292929"/>
          <w:sz w:val="28"/>
          <w:szCs w:val="28"/>
        </w:rPr>
      </w:pPr>
      <w:r>
        <w:rPr>
          <w:rFonts w:cs="Times New Roman" w:ascii="Times New Roman" w:hAnsi="Times New Roman"/>
          <w:color w:val="292929"/>
          <w:sz w:val="28"/>
          <w:szCs w:val="28"/>
        </w:rPr>
        <w:t>Structure of the Database</w:t>
      </w:r>
    </w:p>
    <w:p>
      <w:pPr>
        <w:pStyle w:val="Normal"/>
        <w:spacing w:lineRule="auto" w:line="360" w:before="0" w:after="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t>This module is also broken down, so as to capture all the necessary segments that are required to make this project successful.</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5.2.0</w:t>
        <w:tab/>
        <w:t xml:space="preserve">CONCLUSION </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ab/>
      </w:r>
    </w:p>
    <w:p>
      <w:pPr>
        <w:pStyle w:val="Normal"/>
        <w:spacing w:lineRule="auto" w:line="360" w:before="0" w:after="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t>In deciding what a school management system should look like for a school before abstracting to the research domain for any faculty or department. They should be validated in the fields. It’s important to look closely at systems that have successfully been deployed in challenging environment and any available evaluation data.</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tab/>
        <w:t>In creating an online assignment submission management system, out of school management system, it is essential that the assignment submission management system is designed with goal of allowing register student to login in with their valid ID access to access the assignment page and being able to upload his / her assignment in the system.</w:t>
      </w:r>
    </w:p>
    <w:p>
      <w:pPr>
        <w:pStyle w:val="Normal"/>
        <w:spacing w:lineRule="auto" w:line="360" w:before="0" w:after="0"/>
        <w:ind w:firstLine="720"/>
        <w:jc w:val="both"/>
        <w:rPr>
          <w:rFonts w:ascii="Times New Roman" w:hAnsi="Times New Roman" w:cs="Times New Roman"/>
          <w:color w:val="292929"/>
          <w:sz w:val="28"/>
          <w:szCs w:val="28"/>
        </w:rPr>
      </w:pPr>
      <w:r>
        <w:rPr>
          <w:rFonts w:cs="Times New Roman" w:ascii="Times New Roman" w:hAnsi="Times New Roman"/>
          <w:color w:val="292929"/>
          <w:sz w:val="28"/>
          <w:szCs w:val="28"/>
        </w:rPr>
        <w:tab/>
        <w:t>We are now in the fortunate situation of falling information technology costs, improving computer literacy combined with preliminary evidence of school management successes in resource poor areas. The critical challenge is to create well- designed, effective, low cost systems by sharing resources, learning from each other experiences and evaluating our work.</w:t>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ab/>
      </w:r>
    </w:p>
    <w:p>
      <w:pPr>
        <w:pStyle w:val="Normal"/>
        <w:spacing w:lineRule="auto" w:line="360" w:before="0" w:after="0"/>
        <w:jc w:val="both"/>
        <w:rPr>
          <w:rFonts w:ascii="Times New Roman" w:hAnsi="Times New Roman" w:cs="Times New Roman"/>
          <w:b/>
          <w:b/>
          <w:color w:val="292929"/>
          <w:sz w:val="28"/>
          <w:szCs w:val="28"/>
        </w:rPr>
      </w:pPr>
      <w:r>
        <w:rPr>
          <w:rFonts w:cs="Times New Roman" w:ascii="Times New Roman" w:hAnsi="Times New Roman"/>
          <w:b/>
          <w:color w:val="292929"/>
          <w:sz w:val="28"/>
          <w:szCs w:val="28"/>
        </w:rPr>
        <w:t>5.3.0</w:t>
        <w:tab/>
        <w:t xml:space="preserve">RECOMMENDATION </w:t>
      </w:r>
    </w:p>
    <w:p>
      <w:pPr>
        <w:pStyle w:val="ListParagraph"/>
        <w:spacing w:lineRule="auto" w:line="360"/>
        <w:ind w:left="0" w:hanging="0"/>
        <w:rPr>
          <w:rFonts w:ascii="Times New Roman" w:hAnsi="Times New Roman" w:cs="Times New Roman"/>
          <w:sz w:val="28"/>
          <w:szCs w:val="28"/>
        </w:rPr>
      </w:pPr>
      <w:r>
        <w:rPr>
          <w:rFonts w:cs="Times New Roman" w:ascii="Times New Roman" w:hAnsi="Times New Roman"/>
          <w:color w:val="292929"/>
          <w:sz w:val="28"/>
          <w:szCs w:val="28"/>
        </w:rPr>
        <w:tab/>
      </w:r>
      <w:r>
        <w:rPr>
          <w:rFonts w:cs="Times New Roman" w:ascii="Times New Roman" w:hAnsi="Times New Roman"/>
          <w:sz w:val="28"/>
          <w:szCs w:val="28"/>
        </w:rPr>
        <w:t>The software developed for the implementation of this research can be used by any School. The following recommendations are proposed:</w:t>
      </w:r>
    </w:p>
    <w:p>
      <w:pPr>
        <w:pStyle w:val="ListParagraph"/>
        <w:numPr>
          <w:ilvl w:val="0"/>
          <w:numId w:val="6"/>
        </w:numPr>
        <w:spacing w:lineRule="auto" w:line="360"/>
        <w:ind w:left="0" w:hanging="360"/>
        <w:rPr>
          <w:rFonts w:ascii="Times New Roman" w:hAnsi="Times New Roman" w:cs="Times New Roman"/>
          <w:sz w:val="28"/>
          <w:szCs w:val="28"/>
        </w:rPr>
      </w:pPr>
      <w:r>
        <w:rPr>
          <w:rFonts w:cs="Times New Roman" w:ascii="Times New Roman" w:hAnsi="Times New Roman"/>
          <w:sz w:val="28"/>
          <w:szCs w:val="28"/>
        </w:rPr>
        <w:t>System backup should be carry out day-to-day if place on a central server on the school building.</w:t>
      </w:r>
    </w:p>
    <w:p>
      <w:pPr>
        <w:pStyle w:val="ListParagraph"/>
        <w:numPr>
          <w:ilvl w:val="0"/>
          <w:numId w:val="6"/>
        </w:numPr>
        <w:spacing w:lineRule="auto" w:line="360"/>
        <w:ind w:left="0" w:hanging="360"/>
        <w:rPr>
          <w:rFonts w:ascii="Times New Roman" w:hAnsi="Times New Roman" w:cs="Times New Roman"/>
          <w:sz w:val="28"/>
          <w:szCs w:val="28"/>
        </w:rPr>
      </w:pPr>
      <w:r>
        <w:rPr>
          <w:rFonts w:cs="Times New Roman" w:ascii="Times New Roman" w:hAnsi="Times New Roman"/>
          <w:sz w:val="28"/>
          <w:szCs w:val="28"/>
        </w:rPr>
        <w:t>A cloud system backup is highly recommended to ensure safety of system in terms of theft or fire outbreak.</w:t>
      </w:r>
    </w:p>
    <w:p>
      <w:pPr>
        <w:pStyle w:val="ListParagraph"/>
        <w:numPr>
          <w:ilvl w:val="0"/>
          <w:numId w:val="6"/>
        </w:numPr>
        <w:spacing w:lineRule="auto" w:line="360"/>
        <w:ind w:left="0" w:hanging="360"/>
        <w:rPr>
          <w:rFonts w:ascii="Times New Roman" w:hAnsi="Times New Roman" w:cs="Times New Roman"/>
          <w:sz w:val="28"/>
          <w:szCs w:val="28"/>
        </w:rPr>
      </w:pPr>
      <w:r>
        <w:rPr>
          <w:rFonts w:cs="Times New Roman" w:ascii="Times New Roman" w:hAnsi="Times New Roman"/>
          <w:sz w:val="28"/>
          <w:szCs w:val="28"/>
        </w:rPr>
        <w:t>Every staff granted access to the system is require to sign an undertaken to protect the integrity of the system.</w:t>
      </w:r>
    </w:p>
    <w:p>
      <w:pPr>
        <w:pStyle w:val="ListParagraph"/>
        <w:numPr>
          <w:ilvl w:val="0"/>
          <w:numId w:val="6"/>
        </w:numPr>
        <w:spacing w:lineRule="auto" w:line="360"/>
        <w:ind w:left="0" w:hanging="360"/>
        <w:rPr>
          <w:rFonts w:ascii="Times New Roman" w:hAnsi="Times New Roman" w:cs="Times New Roman"/>
          <w:sz w:val="28"/>
          <w:szCs w:val="28"/>
        </w:rPr>
      </w:pPr>
      <w:r>
        <w:rPr>
          <w:rFonts w:cs="Times New Roman" w:ascii="Times New Roman" w:hAnsi="Times New Roman"/>
          <w:sz w:val="28"/>
          <w:szCs w:val="28"/>
        </w:rPr>
        <w:t>Users of the system should ensure to print out payment transactions for future references.</w:t>
      </w:r>
    </w:p>
    <w:p>
      <w:pPr>
        <w:pStyle w:val="ListParagraph"/>
        <w:numPr>
          <w:ilvl w:val="0"/>
          <w:numId w:val="6"/>
        </w:numPr>
        <w:spacing w:lineRule="auto" w:line="360"/>
        <w:ind w:left="0" w:hanging="360"/>
        <w:rPr>
          <w:rFonts w:ascii="Times New Roman" w:hAnsi="Times New Roman" w:cs="Times New Roman"/>
          <w:sz w:val="28"/>
          <w:szCs w:val="28"/>
        </w:rPr>
      </w:pPr>
      <w:r>
        <w:rPr>
          <w:rFonts w:cs="Times New Roman" w:ascii="Times New Roman" w:hAnsi="Times New Roman"/>
          <w:sz w:val="28"/>
          <w:szCs w:val="28"/>
        </w:rPr>
        <w:t>Administrator of the system should create passwords with long characters so as to make password hacking difficult.</w:t>
      </w:r>
    </w:p>
    <w:p>
      <w:pPr>
        <w:pStyle w:val="ListParagraph"/>
        <w:numPr>
          <w:ilvl w:val="0"/>
          <w:numId w:val="6"/>
        </w:numPr>
        <w:spacing w:lineRule="auto" w:line="360"/>
        <w:ind w:left="0" w:hanging="360"/>
        <w:rPr>
          <w:rFonts w:ascii="Times New Roman" w:hAnsi="Times New Roman" w:cs="Times New Roman"/>
          <w:sz w:val="28"/>
          <w:szCs w:val="28"/>
        </w:rPr>
      </w:pPr>
      <w:r>
        <w:rPr>
          <w:rFonts w:cs="Times New Roman" w:ascii="Times New Roman" w:hAnsi="Times New Roman"/>
          <w:sz w:val="28"/>
          <w:szCs w:val="28"/>
        </w:rPr>
        <w:t>User with certain privilege should ensure safekeeping of password since it provides access to the system.</w:t>
      </w:r>
    </w:p>
    <w:p>
      <w:pPr>
        <w:pStyle w:val="Normal"/>
        <w:spacing w:lineRule="auto" w:line="360" w:before="0" w:after="0"/>
        <w:jc w:val="both"/>
        <w:rPr>
          <w:rFonts w:ascii="Times New Roman" w:hAnsi="Times New Roman" w:cs="Times New Roman"/>
          <w:color w:val="292929"/>
          <w:sz w:val="28"/>
          <w:szCs w:val="28"/>
        </w:rPr>
      </w:pPr>
      <w:r>
        <w:rPr>
          <w:rFonts w:cs="Times New Roman" w:ascii="Times New Roman" w:hAnsi="Times New Roman"/>
          <w:color w:val="292929"/>
          <w:sz w:val="28"/>
          <w:szCs w:val="28"/>
        </w:rPr>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REFERENCES</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Ben-Ari, M. (2001). Constructivism in computer science education. </w:t>
      </w:r>
      <w:r>
        <w:rPr>
          <w:rFonts w:cs="Times New Roman" w:ascii="Times New Roman" w:hAnsi="Times New Roman"/>
          <w:i/>
          <w:iCs/>
          <w:color w:val="000000"/>
          <w:sz w:val="28"/>
          <w:szCs w:val="28"/>
        </w:rPr>
        <w:t>Journal of Computers in Mathematics &amp;Science Teaching, 20</w:t>
      </w:r>
      <w:r>
        <w:rPr>
          <w:rFonts w:cs="Times New Roman" w:ascii="Times New Roman" w:hAnsi="Times New Roman"/>
          <w:color w:val="000000"/>
          <w:sz w:val="28"/>
          <w:szCs w:val="28"/>
        </w:rPr>
        <w:t>(1), 24-73.</w:t>
      </w:r>
    </w:p>
    <w:p>
      <w:pPr>
        <w:pStyle w:val="Normal"/>
        <w:spacing w:lineRule="auto" w:line="360" w:before="0" w:after="0"/>
        <w:jc w:val="both"/>
        <w:rPr>
          <w:rFonts w:ascii="Times New Roman" w:hAnsi="Times New Roman" w:cs="Times New Roman"/>
          <w:color w:val="0E2FFF"/>
          <w:sz w:val="28"/>
          <w:szCs w:val="28"/>
        </w:rPr>
      </w:pPr>
      <w:r>
        <w:rPr>
          <w:rFonts w:cs="Times New Roman" w:ascii="Times New Roman" w:hAnsi="Times New Roman"/>
          <w:color w:val="000000"/>
          <w:sz w:val="28"/>
          <w:szCs w:val="28"/>
        </w:rPr>
        <w:t xml:space="preserve">Commonwealth of Australia. (2000, Thursday, 29th November 2001). Overseas student statistics. Retrievedfrom </w:t>
      </w:r>
      <w:r>
        <w:rPr>
          <w:rFonts w:cs="Times New Roman" w:ascii="Times New Roman" w:hAnsi="Times New Roman"/>
          <w:color w:val="0E2FFF"/>
          <w:sz w:val="28"/>
          <w:szCs w:val="28"/>
        </w:rPr>
        <w:t>http://www.dest.gov.au/highered/statistics/tables/students2000.htm</w:t>
      </w:r>
    </w:p>
    <w:p>
      <w:pPr>
        <w:pStyle w:val="Normal"/>
        <w:spacing w:lineRule="auto" w:line="360" w:before="0" w:after="0"/>
        <w:jc w:val="both"/>
        <w:rPr>
          <w:rFonts w:ascii="Times New Roman" w:hAnsi="Times New Roman" w:cs="Times New Roman"/>
          <w:color w:val="0E2FFF"/>
          <w:sz w:val="28"/>
          <w:szCs w:val="28"/>
        </w:rPr>
      </w:pPr>
      <w:r>
        <w:rPr>
          <w:rFonts w:cs="Times New Roman" w:ascii="Times New Roman" w:hAnsi="Times New Roman"/>
          <w:color w:val="000000"/>
          <w:sz w:val="28"/>
          <w:szCs w:val="28"/>
        </w:rPr>
        <w:t>CourseMaster. (2000). School of Computer Science &amp; IT, The University of Nottingham, UK. Retrieved from</w:t>
      </w:r>
      <w:r>
        <w:rPr>
          <w:rFonts w:cs="Times New Roman" w:ascii="Times New Roman" w:hAnsi="Times New Roman"/>
          <w:color w:val="0E2FFF"/>
          <w:sz w:val="28"/>
          <w:szCs w:val="28"/>
        </w:rPr>
        <w:t>http://www.cs.nott.ac.uk/CourseMaster/cm_com/index.html</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Daconta, M. (Ed.), Monk, E. &amp; Saganich, A. (1998). Java 1.2 and Javascript for C  and C++ Programmers. JohnWiley &amp; Sons.</w:t>
      </w:r>
    </w:p>
    <w:p>
      <w:pPr>
        <w:pStyle w:val="Normal"/>
        <w:spacing w:lineRule="auto" w:line="360" w:before="0" w:after="0"/>
        <w:jc w:val="both"/>
        <w:rPr>
          <w:rFonts w:ascii="Times New Roman" w:hAnsi="Times New Roman" w:cs="Times New Roman"/>
          <w:color w:val="0E2FFF"/>
          <w:sz w:val="28"/>
          <w:szCs w:val="28"/>
        </w:rPr>
      </w:pPr>
      <w:r>
        <w:rPr>
          <w:rFonts w:cs="Times New Roman" w:ascii="Times New Roman" w:hAnsi="Times New Roman"/>
          <w:color w:val="000000"/>
          <w:sz w:val="28"/>
          <w:szCs w:val="28"/>
        </w:rPr>
        <w:t xml:space="preserve">Foxley, E. (1999). Ceilidh on the World Wide Web. Retrieved from </w:t>
      </w:r>
      <w:r>
        <w:rPr>
          <w:rFonts w:cs="Times New Roman" w:ascii="Times New Roman" w:hAnsi="Times New Roman"/>
          <w:color w:val="0E2FFF"/>
          <w:sz w:val="28"/>
          <w:szCs w:val="28"/>
        </w:rPr>
        <w:t>http://www.cs.nott.ac.uk/~ceilidh/</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jc w:val="both"/>
        <w:rPr>
          <w:rFonts w:ascii="Times New Roman" w:hAnsi="Times New Roman" w:cs="Times New Roman"/>
          <w:color w:val="0E2FFF"/>
          <w:sz w:val="28"/>
          <w:szCs w:val="28"/>
        </w:rPr>
      </w:pPr>
      <w:r>
        <w:rPr>
          <w:rFonts w:cs="Times New Roman" w:ascii="Times New Roman" w:hAnsi="Times New Roman"/>
          <w:color w:val="000000"/>
          <w:sz w:val="28"/>
          <w:szCs w:val="28"/>
        </w:rPr>
        <w:t xml:space="preserve">Hot Potatoes (2003). Retrieved from </w:t>
      </w:r>
      <w:r>
        <w:rPr>
          <w:rFonts w:cs="Times New Roman" w:ascii="Times New Roman" w:hAnsi="Times New Roman"/>
          <w:color w:val="0E2FFF"/>
          <w:sz w:val="28"/>
          <w:szCs w:val="28"/>
        </w:rPr>
        <w:t>http://web.uvic.ca/hrd/halfbaked/</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Joy, M. &amp; Luck, M. (1995). On-line submission and testing of programming assignments. In J. Hart (Ed.)</w:t>
      </w:r>
      <w:r>
        <w:rPr>
          <w:rFonts w:cs="Times New Roman" w:ascii="Times New Roman" w:hAnsi="Times New Roman"/>
          <w:i/>
          <w:iCs/>
          <w:color w:val="000000"/>
          <w:sz w:val="28"/>
          <w:szCs w:val="28"/>
        </w:rPr>
        <w:t>Innovations in computing teaching</w:t>
      </w:r>
      <w:r>
        <w:rPr>
          <w:rFonts w:cs="Times New Roman" w:ascii="Times New Roman" w:hAnsi="Times New Roman"/>
          <w:color w:val="000000"/>
          <w:sz w:val="28"/>
          <w:szCs w:val="28"/>
        </w:rPr>
        <w:t>. London: SEDA.</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Joy, M. &amp; Luck, M. (1998). Effective electronic marking for on-line assessment. In </w:t>
      </w:r>
      <w:r>
        <w:rPr>
          <w:rFonts w:cs="Times New Roman" w:ascii="Times New Roman" w:hAnsi="Times New Roman"/>
          <w:i/>
          <w:iCs/>
          <w:color w:val="000000"/>
          <w:sz w:val="28"/>
          <w:szCs w:val="28"/>
        </w:rPr>
        <w:t>Proceedings of the 6</w:t>
      </w:r>
      <w:r>
        <w:rPr>
          <w:rFonts w:cs="Times New Roman" w:ascii="Times New Roman" w:hAnsi="Times New Roman"/>
          <w:i/>
          <w:iCs/>
          <w:color w:val="000000"/>
          <w:sz w:val="28"/>
          <w:szCs w:val="28"/>
          <w:vertAlign w:val="superscript"/>
        </w:rPr>
        <w:t>th</w:t>
      </w:r>
      <w:r>
        <w:rPr>
          <w:rFonts w:cs="Times New Roman" w:ascii="Times New Roman" w:hAnsi="Times New Roman"/>
          <w:i/>
          <w:iCs/>
          <w:color w:val="000000"/>
          <w:sz w:val="28"/>
          <w:szCs w:val="28"/>
        </w:rPr>
        <w:t>Annual Conference on the Teaching of Computing/3rd Annual Conference on Integrating Technology intoComputer Science Education</w:t>
      </w:r>
      <w:r>
        <w:rPr>
          <w:rFonts w:cs="Times New Roman" w:ascii="Times New Roman" w:hAnsi="Times New Roman"/>
          <w:color w:val="000000"/>
          <w:sz w:val="28"/>
          <w:szCs w:val="28"/>
        </w:rPr>
        <w:t>, 134-138.</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jc w:val="both"/>
        <w:rPr>
          <w:rFonts w:ascii="Times New Roman" w:hAnsi="Times New Roman" w:cs="Times New Roman"/>
          <w:color w:val="0E2FFF"/>
          <w:sz w:val="28"/>
          <w:szCs w:val="28"/>
        </w:rPr>
      </w:pPr>
      <w:r>
        <w:rPr>
          <w:rFonts w:cs="Times New Roman" w:ascii="Times New Roman" w:hAnsi="Times New Roman"/>
          <w:color w:val="000000"/>
          <w:sz w:val="28"/>
          <w:szCs w:val="28"/>
        </w:rPr>
        <w:t>Nulty, D., Bancroft, P., Brewster, S., &amp; Smith, D. (1998). Web online feedback system. Retrieved from</w:t>
      </w:r>
      <w:r>
        <w:rPr>
          <w:rFonts w:cs="Times New Roman" w:ascii="Times New Roman" w:hAnsi="Times New Roman"/>
          <w:color w:val="0E2FFF"/>
          <w:sz w:val="28"/>
          <w:szCs w:val="28"/>
        </w:rPr>
        <w:t>http://www.fit.qut.edu.au/wolf/</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jc w:val="both"/>
        <w:rPr>
          <w:rFonts w:ascii="Times New Roman" w:hAnsi="Times New Roman" w:cs="Times New Roman"/>
          <w:color w:val="0E2FFF"/>
          <w:sz w:val="28"/>
          <w:szCs w:val="28"/>
        </w:rPr>
      </w:pPr>
      <w:r>
        <w:rPr>
          <w:rFonts w:cs="Times New Roman" w:ascii="Times New Roman" w:hAnsi="Times New Roman"/>
          <w:color w:val="000000"/>
          <w:sz w:val="28"/>
          <w:szCs w:val="28"/>
        </w:rPr>
        <w:t xml:space="preserve">QUT (2000) </w:t>
      </w:r>
      <w:r>
        <w:rPr>
          <w:rFonts w:cs="Times New Roman" w:ascii="Times New Roman" w:hAnsi="Times New Roman"/>
          <w:color w:val="0E2FFF"/>
          <w:sz w:val="28"/>
          <w:szCs w:val="28"/>
        </w:rPr>
        <w:t>http://www.talss.qut.edu.au/talss/stafftlgrants/gen/</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QUT. (2003-2007). </w:t>
      </w:r>
      <w:r>
        <w:rPr>
          <w:rFonts w:cs="Times New Roman" w:ascii="Times New Roman" w:hAnsi="Times New Roman"/>
          <w:i/>
          <w:iCs/>
          <w:color w:val="000000"/>
          <w:sz w:val="28"/>
          <w:szCs w:val="28"/>
        </w:rPr>
        <w:t>Teaching and learning plan</w:t>
      </w:r>
      <w:r>
        <w:rPr>
          <w:rFonts w:cs="Times New Roman" w:ascii="Times New Roman" w:hAnsi="Times New Roman"/>
          <w:color w:val="000000"/>
          <w:sz w:val="28"/>
          <w:szCs w:val="28"/>
        </w:rPr>
        <w:t>. QUT. Retrieved from</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E2FFF"/>
          <w:sz w:val="28"/>
          <w:szCs w:val="28"/>
        </w:rPr>
        <w:t>http://www.qut.edu.au/chan/pr/planning/StratPlan/stratplan.htm</w:t>
      </w:r>
      <w:r>
        <w:rPr>
          <w:rFonts w:cs="Times New Roman" w:ascii="Times New Roman" w:hAnsi="Times New Roman"/>
          <w:color w:val="000000"/>
          <w:sz w:val="28"/>
          <w:szCs w:val="28"/>
        </w:rPr>
        <w:t>.</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Thomas, P. G., &amp; Paine, C. B. (2000). </w:t>
      </w:r>
      <w:r>
        <w:rPr>
          <w:rFonts w:cs="Times New Roman" w:ascii="Times New Roman" w:hAnsi="Times New Roman"/>
          <w:i/>
          <w:iCs/>
          <w:color w:val="000000"/>
          <w:sz w:val="28"/>
          <w:szCs w:val="28"/>
        </w:rPr>
        <w:t>Tools for observing study behaviour</w:t>
      </w:r>
      <w:r>
        <w:rPr>
          <w:rFonts w:cs="Times New Roman" w:ascii="Times New Roman" w:hAnsi="Times New Roman"/>
          <w:color w:val="000000"/>
          <w:sz w:val="28"/>
          <w:szCs w:val="28"/>
        </w:rPr>
        <w:t>. Paper presented at the Psychology of Programming Interest Group, April, Cosenza, Italy.</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A. Tregobov, “</w:t>
      </w:r>
      <w:r>
        <w:rPr>
          <w:rFonts w:cs="Times New Roman" w:ascii="Times New Roman" w:hAnsi="Times New Roman"/>
          <w:i/>
          <w:iCs/>
          <w:sz w:val="28"/>
          <w:szCs w:val="28"/>
        </w:rPr>
        <w:t>The Web-Based Assignment Submission Systems</w:t>
      </w:r>
      <w:r>
        <w:rPr>
          <w:rFonts w:cs="Times New Roman" w:ascii="Times New Roman" w:hAnsi="Times New Roman"/>
          <w:sz w:val="28"/>
          <w:szCs w:val="28"/>
        </w:rPr>
        <w:t>”,</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presented at NAWeb’98, University of New Brunswick, Canada, 1998.</w:t>
      </w:r>
    </w:p>
    <w:p>
      <w:pPr>
        <w:pStyle w:val="Normal"/>
        <w:spacing w:lineRule="auto" w:line="360" w:before="0" w:after="0"/>
        <w:jc w:val="both"/>
        <w:rPr>
          <w:rFonts w:ascii="Times New Roman" w:hAnsi="Times New Roman" w:cs="Times New Roman"/>
          <w:i/>
          <w:i/>
          <w:iCs/>
          <w:sz w:val="28"/>
          <w:szCs w:val="28"/>
        </w:rPr>
      </w:pPr>
      <w:r>
        <w:rPr>
          <w:rFonts w:cs="Times New Roman" w:ascii="Times New Roman" w:hAnsi="Times New Roman"/>
          <w:sz w:val="28"/>
          <w:szCs w:val="28"/>
        </w:rPr>
        <w:t>David Jones, Sandy Behrens, “</w:t>
      </w:r>
      <w:r>
        <w:rPr>
          <w:rFonts w:cs="Times New Roman" w:ascii="Times New Roman" w:hAnsi="Times New Roman"/>
          <w:i/>
          <w:iCs/>
          <w:sz w:val="28"/>
          <w:szCs w:val="28"/>
        </w:rPr>
        <w:t>Online Assignment Management: An</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i/>
          <w:iCs/>
          <w:sz w:val="28"/>
          <w:szCs w:val="28"/>
        </w:rPr>
        <w:t>Evolutionary Tale,</w:t>
      </w:r>
      <w:r>
        <w:rPr>
          <w:rFonts w:cs="Times New Roman" w:ascii="Times New Roman" w:hAnsi="Times New Roman"/>
          <w:sz w:val="28"/>
          <w:szCs w:val="28"/>
        </w:rPr>
        <w:t>” Hawaii International Conference on System</w:t>
      </w:r>
    </w:p>
    <w:p>
      <w:pPr>
        <w:pStyle w:val="Normal"/>
        <w:spacing w:lineRule="auto" w:line="360"/>
        <w:jc w:val="both"/>
        <w:rPr>
          <w:rFonts w:ascii="Times New Roman" w:hAnsi="Times New Roman" w:cs="Times New Roman"/>
          <w:b/>
          <w:b/>
          <w:sz w:val="28"/>
          <w:szCs w:val="28"/>
        </w:rPr>
      </w:pPr>
      <w:r>
        <w:rPr>
          <w:rFonts w:cs="Times New Roman" w:ascii="Times New Roman" w:hAnsi="Times New Roman"/>
          <w:sz w:val="28"/>
          <w:szCs w:val="28"/>
        </w:rPr>
        <w:t>Sciences, vol. 5, no. 5, pp. 156c, Track 5, 2003.</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APPENDIX A: SOURCE CODE</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Index.php</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&lt;?php</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session_start();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require("conection/connects.php");</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$msg="";</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if(isset($_POST['btn_log'])){</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$uname=$_POST['unametxt'];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$pwd=$_POST['pwdtxt'];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$sql=mysqli_query($db,"SELECT * FROM users_tbl</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tab/>
        <w:tab/>
        <w:tab/>
        <w:t xml:space="preserve">WHERE username='$uname' AND password='$pwd' </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tab/>
        <w:tab/>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tab/>
        <w:tab/>
        <w: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$cout=mysqli_num_rows($sql);</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if($cout&gt;0){</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$row=mysqli_fetch_array($sql);</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$_SESSION['uname'] =$row['username'];</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$_SESSION['pass'] =$row['password'];</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t>if($row['type']=='admin')</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tab/>
        <w:t>$msg="UNILAG School Admin!.....";</w:t>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t>else</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tab/>
        <w:t>header("location: everyone.php");</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else</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ab/>
        <w:tab/>
        <w:t>$msg="Login Username and Password Wrong......";</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&lt;!DOCTYPE html PUBLIC "-//W3C//DTD XHTML 1.0 Transitional//EN" "http://www.w3.org/TR/xhtml1/DTD/xhtml1-transitional.dtd"&gt;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&lt;html xmlns="http://www.w3.org/1999/xhtml"&gt;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&lt;head&gt;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&lt;meta http-equiv="Content-Type" content="text/html; charset=utf-8" /&gt;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&lt;title&gt;::. Springlight School Manager.::&lt;/title&gt;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&lt;link rel="stylesheet" type="text/css" href="css/login.css" /&gt;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&lt;/head&gt;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&lt;body&gt;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&lt;form method="post"&gt;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&lt;fieldset&gt;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&lt;fieldset&gt;&lt;/fieldset&gt;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&lt;div id="login_back"&gt;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&lt;div id="msg"&gt;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ab/>
        <w:tab/>
        <w:t>&lt;/div&gt;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&lt;div id="login_form"&gt;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&lt;label for="login"&gt;Username:&lt;/label&gt;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ab/>
        <w:t>&lt;input type="text" class="fields" name="unametxt" title="Enter username here"  /&gt;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&lt;div class="clear"&gt;&lt;/div&gt;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&lt;label for="login"&gt;Password:&lt;/label&gt;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&lt;input type="password" class="fields" name="pwdtxt"  title="Enter Password here"  autocomplete="off"/&gt;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&lt;div class="clear"&gt;&lt;/div&gt;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&lt;input type="submit" class="button" name="btn_log" value="Log in" /&gt;</w:t>
        <w:tab/>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&lt;/div</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APPENDIX B: WINDOW SCREEN.</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Login screen(index.php)</w:t>
      </w:r>
    </w:p>
    <w:p>
      <w:pPr>
        <w:pStyle w:val="Normal"/>
        <w:spacing w:lineRule="auto" w:line="360"/>
        <w:rPr>
          <w:rFonts w:ascii="Times New Roman" w:hAnsi="Times New Roman" w:cs="Times New Roman"/>
          <w:sz w:val="28"/>
          <w:szCs w:val="28"/>
        </w:rPr>
      </w:pPr>
      <w:r>
        <w:rPr/>
        <mc:AlternateContent>
          <mc:Choice Requires="wps">
            <w:drawing>
              <wp:inline distT="0" distB="0" distL="0" distR="0">
                <wp:extent cx="5934710" cy="3334385"/>
                <wp:effectExtent l="0" t="0" r="0" b="0"/>
                <wp:docPr id="60" name=""/>
                <a:graphic xmlns:a="http://schemas.openxmlformats.org/drawingml/2006/main">
                  <a:graphicData uri="http://schemas.openxmlformats.org/drawingml/2006/picture">
                    <pic:pic xmlns:pic="http://schemas.openxmlformats.org/drawingml/2006/picture">
                      <pic:nvPicPr>
                        <pic:cNvPr id="24" name="" descr=""/>
                        <pic:cNvPicPr/>
                      </pic:nvPicPr>
                      <pic:blipFill>
                        <a:blip r:embed="rId2"/>
                        <a:stretch/>
                      </pic:blipFill>
                      <pic:spPr>
                        <a:xfrm>
                          <a:off x="0" y="0"/>
                          <a:ext cx="5934240" cy="33336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62.55pt;width:467.2pt;height:262.45pt;mso-position-vertical:top" type="shapetype_75">
                <v:imagedata r:id="rId2" o:detectmouseclick="t"/>
                <w10:wrap type="none"/>
                <v:stroke color="#3465a4" joinstyle="round" endcap="flat"/>
              </v:shape>
            </w:pict>
          </mc:Fallback>
        </mc:AlternateConten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Welcome screen (everyone.php included home.php)</w:t>
      </w:r>
    </w:p>
    <w:p>
      <w:pPr>
        <w:pStyle w:val="Normal"/>
        <w:spacing w:lineRule="auto" w:line="360"/>
        <w:rPr>
          <w:rFonts w:ascii="Times New Roman" w:hAnsi="Times New Roman" w:cs="Times New Roman"/>
          <w:sz w:val="28"/>
          <w:szCs w:val="28"/>
        </w:rPr>
      </w:pPr>
      <w:r>
        <w:rPr/>
        <mc:AlternateContent>
          <mc:Choice Requires="wps">
            <w:drawing>
              <wp:inline distT="0" distB="0" distL="0" distR="0">
                <wp:extent cx="6325235" cy="4410710"/>
                <wp:effectExtent l="0" t="0" r="0" b="0"/>
                <wp:docPr id="61" name=""/>
                <a:graphic xmlns:a="http://schemas.openxmlformats.org/drawingml/2006/main">
                  <a:graphicData uri="http://schemas.openxmlformats.org/drawingml/2006/picture">
                    <pic:pic xmlns:pic="http://schemas.openxmlformats.org/drawingml/2006/picture">
                      <pic:nvPicPr>
                        <pic:cNvPr id="25" name="" descr=""/>
                        <pic:cNvPicPr/>
                      </pic:nvPicPr>
                      <pic:blipFill>
                        <a:blip r:embed="rId3"/>
                        <a:stretch/>
                      </pic:blipFill>
                      <pic:spPr>
                        <a:xfrm>
                          <a:off x="0" y="0"/>
                          <a:ext cx="6324480" cy="4410000"/>
                        </a:xfrm>
                        <a:prstGeom prst="rect">
                          <a:avLst/>
                        </a:prstGeom>
                        <a:ln>
                          <a:noFill/>
                        </a:ln>
                      </pic:spPr>
                    </pic:pic>
                  </a:graphicData>
                </a:graphic>
              </wp:inline>
            </w:drawing>
          </mc:Choice>
          <mc:Fallback>
            <w:pict>
              <v:shape id="shape_0" stroked="f" style="position:absolute;margin-left:0pt;margin-top:-347.3pt;width:497.95pt;height:347.2pt;mso-position-vertical:top" type="shapetype_75">
                <v:imagedata r:id="rId3" o:detectmouseclick="t"/>
                <w10:wrap type="none"/>
                <v:stroke color="#3465a4" joinstyle="round" endcap="flat"/>
              </v:shape>
            </w:pict>
          </mc:Fallback>
        </mc:AlternateConten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VIEW ASSIGNMENT</w:t>
      </w:r>
    </w:p>
    <w:p>
      <w:pPr>
        <w:pStyle w:val="Normal"/>
        <w:spacing w:lineRule="auto" w:line="360"/>
        <w:rPr>
          <w:rFonts w:ascii="Times New Roman" w:hAnsi="Times New Roman" w:cs="Times New Roman"/>
          <w:sz w:val="28"/>
          <w:szCs w:val="28"/>
        </w:rPr>
      </w:pPr>
      <w:r>
        <w:rPr/>
        <mc:AlternateContent>
          <mc:Choice Requires="wps">
            <w:drawing>
              <wp:inline distT="0" distB="0" distL="0" distR="0">
                <wp:extent cx="5887085" cy="3296285"/>
                <wp:effectExtent l="0" t="0" r="0" b="0"/>
                <wp:docPr id="62" name=""/>
                <a:graphic xmlns:a="http://schemas.openxmlformats.org/drawingml/2006/main">
                  <a:graphicData uri="http://schemas.openxmlformats.org/drawingml/2006/picture">
                    <pic:pic xmlns:pic="http://schemas.openxmlformats.org/drawingml/2006/picture">
                      <pic:nvPicPr>
                        <pic:cNvPr id="26" name="" descr=""/>
                        <pic:cNvPicPr/>
                      </pic:nvPicPr>
                      <pic:blipFill>
                        <a:blip r:embed="rId4"/>
                        <a:stretch/>
                      </pic:blipFill>
                      <pic:spPr>
                        <a:xfrm>
                          <a:off x="0" y="0"/>
                          <a:ext cx="5886360" cy="3295800"/>
                        </a:xfrm>
                        <a:prstGeom prst="rect">
                          <a:avLst/>
                        </a:prstGeom>
                        <a:ln>
                          <a:noFill/>
                        </a:ln>
                      </pic:spPr>
                    </pic:pic>
                  </a:graphicData>
                </a:graphic>
              </wp:inline>
            </w:drawing>
          </mc:Choice>
          <mc:Fallback>
            <w:pict>
              <v:shape id="shape_0" stroked="f" style="position:absolute;margin-left:0pt;margin-top:-259.55pt;width:463.45pt;height:259.45pt;mso-position-vertical:top" type="shapetype_75">
                <v:imagedata r:id="rId4" o:detectmouseclick="t"/>
                <w10:wrap type="none"/>
                <v:stroke color="#3465a4" joinstyle="round" endcap="flat"/>
              </v:shape>
            </w:pict>
          </mc:Fallback>
        </mc:AlternateConten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STUDENT ENTRY</w:t>
      </w:r>
    </w:p>
    <w:p>
      <w:pPr>
        <w:pStyle w:val="Normal"/>
        <w:spacing w:lineRule="auto" w:line="360"/>
        <w:rPr>
          <w:rFonts w:ascii="Times New Roman" w:hAnsi="Times New Roman" w:cs="Times New Roman"/>
          <w:sz w:val="28"/>
          <w:szCs w:val="28"/>
        </w:rPr>
      </w:pPr>
      <w:r>
        <w:rPr/>
        <mc:AlternateContent>
          <mc:Choice Requires="wps">
            <w:drawing>
              <wp:inline distT="0" distB="0" distL="0" distR="0">
                <wp:extent cx="5934710" cy="3334385"/>
                <wp:effectExtent l="0" t="0" r="0" b="0"/>
                <wp:docPr id="63" name=""/>
                <a:graphic xmlns:a="http://schemas.openxmlformats.org/drawingml/2006/main">
                  <a:graphicData uri="http://schemas.openxmlformats.org/drawingml/2006/picture">
                    <pic:pic xmlns:pic="http://schemas.openxmlformats.org/drawingml/2006/picture">
                      <pic:nvPicPr>
                        <pic:cNvPr id="27" name="" descr=""/>
                        <pic:cNvPicPr/>
                      </pic:nvPicPr>
                      <pic:blipFill>
                        <a:blip r:embed="rId5"/>
                        <a:stretch/>
                      </pic:blipFill>
                      <pic:spPr>
                        <a:xfrm>
                          <a:off x="0" y="0"/>
                          <a:ext cx="5934240" cy="3333600"/>
                        </a:xfrm>
                        <a:prstGeom prst="rect">
                          <a:avLst/>
                        </a:prstGeom>
                        <a:ln>
                          <a:noFill/>
                        </a:ln>
                      </pic:spPr>
                    </pic:pic>
                  </a:graphicData>
                </a:graphic>
              </wp:inline>
            </w:drawing>
          </mc:Choice>
          <mc:Fallback>
            <w:pict>
              <v:shape id="shape_0" stroked="f" style="position:absolute;margin-left:0pt;margin-top:-262.55pt;width:467.2pt;height:262.45pt;mso-position-vertical:top" type="shapetype_75">
                <v:imagedata r:id="rId5" o:detectmouseclick="t"/>
                <w10:wrap type="none"/>
                <v:stroke color="#3465a4" joinstyle="round" endcap="flat"/>
              </v:shape>
            </w:pict>
          </mc:Fallback>
        </mc:AlternateConten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SCORE_ENTRY</w:t>
      </w:r>
    </w:p>
    <w:p>
      <w:pPr>
        <w:pStyle w:val="Normal"/>
        <w:spacing w:lineRule="auto" w:line="360"/>
        <w:rPr>
          <w:rFonts w:ascii="Times New Roman" w:hAnsi="Times New Roman" w:cs="Times New Roman"/>
          <w:sz w:val="28"/>
          <w:szCs w:val="28"/>
        </w:rPr>
      </w:pPr>
      <w:r>
        <w:rPr/>
        <mc:AlternateContent>
          <mc:Choice Requires="wps">
            <w:drawing>
              <wp:inline distT="0" distB="0" distL="0" distR="0">
                <wp:extent cx="5934710" cy="3334385"/>
                <wp:effectExtent l="0" t="0" r="0" b="0"/>
                <wp:docPr id="64" name=""/>
                <a:graphic xmlns:a="http://schemas.openxmlformats.org/drawingml/2006/main">
                  <a:graphicData uri="http://schemas.openxmlformats.org/drawingml/2006/picture">
                    <pic:pic xmlns:pic="http://schemas.openxmlformats.org/drawingml/2006/picture">
                      <pic:nvPicPr>
                        <pic:cNvPr id="28" name="" descr=""/>
                        <pic:cNvPicPr/>
                      </pic:nvPicPr>
                      <pic:blipFill>
                        <a:blip r:embed="rId6"/>
                        <a:stretch/>
                      </pic:blipFill>
                      <pic:spPr>
                        <a:xfrm>
                          <a:off x="0" y="0"/>
                          <a:ext cx="5934240" cy="3333600"/>
                        </a:xfrm>
                        <a:prstGeom prst="rect">
                          <a:avLst/>
                        </a:prstGeom>
                        <a:ln>
                          <a:noFill/>
                        </a:ln>
                      </pic:spPr>
                    </pic:pic>
                  </a:graphicData>
                </a:graphic>
              </wp:inline>
            </w:drawing>
          </mc:Choice>
          <mc:Fallback>
            <w:pict>
              <v:shape id="shape_0" stroked="f" style="position:absolute;margin-left:0pt;margin-top:-262.55pt;width:467.2pt;height:262.45pt;mso-position-vertical:top" type="shapetype_75">
                <v:imagedata r:id="rId6" o:detectmouseclick="t"/>
                <w10:wrap type="none"/>
                <v:stroke color="#3465a4" joinstyle="round" endcap="flat"/>
              </v:shape>
            </w:pict>
          </mc:Fallback>
        </mc:AlternateConten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VIEW_ASSIGNMENT</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mc:AlternateContent>
          <mc:Choice Requires="wps">
            <w:drawing>
              <wp:inline distT="0" distB="0" distL="0" distR="0">
                <wp:extent cx="5934710" cy="3334385"/>
                <wp:effectExtent l="0" t="0" r="0" b="0"/>
                <wp:docPr id="65" name=""/>
                <a:graphic xmlns:a="http://schemas.openxmlformats.org/drawingml/2006/main">
                  <a:graphicData uri="http://schemas.openxmlformats.org/drawingml/2006/picture">
                    <pic:pic xmlns:pic="http://schemas.openxmlformats.org/drawingml/2006/picture">
                      <pic:nvPicPr>
                        <pic:cNvPr id="29" name="" descr=""/>
                        <pic:cNvPicPr/>
                      </pic:nvPicPr>
                      <pic:blipFill>
                        <a:blip r:embed="rId4"/>
                        <a:stretch/>
                      </pic:blipFill>
                      <pic:spPr>
                        <a:xfrm>
                          <a:off x="0" y="0"/>
                          <a:ext cx="5934240" cy="3333600"/>
                        </a:xfrm>
                        <a:prstGeom prst="rect">
                          <a:avLst/>
                        </a:prstGeom>
                        <a:ln>
                          <a:noFill/>
                        </a:ln>
                      </pic:spPr>
                    </pic:pic>
                  </a:graphicData>
                </a:graphic>
              </wp:inline>
            </w:drawing>
          </mc:Choice>
          <mc:Fallback>
            <w:pict>
              <v:shape id="shape_0" stroked="f" style="position:absolute;margin-left:0pt;margin-top:-262.55pt;width:467.2pt;height:262.45pt;mso-position-vertical:top" type="shapetype_75">
                <v:imagedata r:id="rId4" o:detectmouseclick="t"/>
                <w10:wrap type="none"/>
                <v:stroke color="#3465a4" joinstyle="round" endcap="flat"/>
              </v:shape>
            </w:pict>
          </mc:Fallback>
        </mc:AlternateConten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STUDENT LOGIN</w:t>
      </w:r>
    </w:p>
    <w:p>
      <w:pPr>
        <w:pStyle w:val="Normal"/>
        <w:spacing w:lineRule="auto" w:line="360"/>
        <w:rPr>
          <w:rFonts w:ascii="Times New Roman" w:hAnsi="Times New Roman" w:cs="Times New Roman"/>
          <w:sz w:val="28"/>
          <w:szCs w:val="28"/>
        </w:rPr>
      </w:pPr>
      <w:r>
        <w:rPr/>
        <mc:AlternateContent>
          <mc:Choice Requires="wps">
            <w:drawing>
              <wp:inline distT="0" distB="0" distL="0" distR="0">
                <wp:extent cx="5934710" cy="3334385"/>
                <wp:effectExtent l="0" t="0" r="0" b="0"/>
                <wp:docPr id="66" name=""/>
                <a:graphic xmlns:a="http://schemas.openxmlformats.org/drawingml/2006/main">
                  <a:graphicData uri="http://schemas.openxmlformats.org/drawingml/2006/picture">
                    <pic:pic xmlns:pic="http://schemas.openxmlformats.org/drawingml/2006/picture">
                      <pic:nvPicPr>
                        <pic:cNvPr id="30" name="" descr=""/>
                        <pic:cNvPicPr/>
                      </pic:nvPicPr>
                      <pic:blipFill>
                        <a:blip r:embed="rId7"/>
                        <a:stretch/>
                      </pic:blipFill>
                      <pic:spPr>
                        <a:xfrm>
                          <a:off x="0" y="0"/>
                          <a:ext cx="5934240" cy="3333600"/>
                        </a:xfrm>
                        <a:prstGeom prst="rect">
                          <a:avLst/>
                        </a:prstGeom>
                        <a:ln>
                          <a:noFill/>
                        </a:ln>
                      </pic:spPr>
                    </pic:pic>
                  </a:graphicData>
                </a:graphic>
              </wp:inline>
            </w:drawing>
          </mc:Choice>
          <mc:Fallback>
            <w:pict>
              <v:shape id="shape_0" stroked="f" style="position:absolute;margin-left:0pt;margin-top:-262.55pt;width:467.2pt;height:262.45pt;mso-position-vertical:top" type="shapetype_75">
                <v:imagedata r:id="rId7" o:detectmouseclick="t"/>
                <w10:wrap type="none"/>
                <v:stroke color="#3465a4" joinstyle="round" endcap="flat"/>
              </v:shape>
            </w:pict>
          </mc:Fallback>
        </mc:AlternateConten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STUDENT HOME SCREEN</w:t>
      </w:r>
    </w:p>
    <w:p>
      <w:pPr>
        <w:pStyle w:val="Normal"/>
        <w:spacing w:lineRule="auto" w:line="360"/>
        <w:rPr>
          <w:rFonts w:ascii="Times New Roman" w:hAnsi="Times New Roman" w:cs="Times New Roman"/>
          <w:sz w:val="28"/>
          <w:szCs w:val="28"/>
        </w:rPr>
      </w:pPr>
      <w:r>
        <w:rPr/>
        <mc:AlternateContent>
          <mc:Choice Requires="wps">
            <w:drawing>
              <wp:inline distT="0" distB="0" distL="0" distR="0">
                <wp:extent cx="5934710" cy="3334385"/>
                <wp:effectExtent l="0" t="0" r="0" b="0"/>
                <wp:docPr id="67" name=""/>
                <a:graphic xmlns:a="http://schemas.openxmlformats.org/drawingml/2006/main">
                  <a:graphicData uri="http://schemas.openxmlformats.org/drawingml/2006/picture">
                    <pic:pic xmlns:pic="http://schemas.openxmlformats.org/drawingml/2006/picture">
                      <pic:nvPicPr>
                        <pic:cNvPr id="31" name="" descr=""/>
                        <pic:cNvPicPr/>
                      </pic:nvPicPr>
                      <pic:blipFill>
                        <a:blip r:embed="rId8"/>
                        <a:stretch/>
                      </pic:blipFill>
                      <pic:spPr>
                        <a:xfrm>
                          <a:off x="0" y="0"/>
                          <a:ext cx="5934240" cy="3333600"/>
                        </a:xfrm>
                        <a:prstGeom prst="rect">
                          <a:avLst/>
                        </a:prstGeom>
                        <a:ln>
                          <a:noFill/>
                        </a:ln>
                      </pic:spPr>
                    </pic:pic>
                  </a:graphicData>
                </a:graphic>
              </wp:inline>
            </w:drawing>
          </mc:Choice>
          <mc:Fallback>
            <w:pict>
              <v:shape id="shape_0" stroked="f" style="position:absolute;margin-left:0pt;margin-top:-262.55pt;width:467.2pt;height:262.45pt;mso-position-vertical:top" type="shapetype_75">
                <v:imagedata r:id="rId8" o:detectmouseclick="t"/>
                <w10:wrap type="none"/>
                <v:stroke color="#3465a4" joinstyle="round" endcap="flat"/>
              </v:shape>
            </w:pict>
          </mc:Fallback>
        </mc:AlternateConten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FILE ENTRY</w:t>
      </w:r>
    </w:p>
    <w:p>
      <w:pPr>
        <w:pStyle w:val="Normal"/>
        <w:spacing w:lineRule="auto" w:line="360"/>
        <w:rPr>
          <w:rFonts w:ascii="Times New Roman" w:hAnsi="Times New Roman" w:cs="Times New Roman"/>
          <w:sz w:val="28"/>
          <w:szCs w:val="28"/>
        </w:rPr>
      </w:pPr>
      <w:r>
        <w:rPr/>
        <mc:AlternateContent>
          <mc:Choice Requires="wps">
            <w:drawing>
              <wp:inline distT="0" distB="0" distL="0" distR="0">
                <wp:extent cx="5934710" cy="3334385"/>
                <wp:effectExtent l="0" t="0" r="0" b="0"/>
                <wp:docPr id="68" name=""/>
                <a:graphic xmlns:a="http://schemas.openxmlformats.org/drawingml/2006/main">
                  <a:graphicData uri="http://schemas.openxmlformats.org/drawingml/2006/picture">
                    <pic:pic xmlns:pic="http://schemas.openxmlformats.org/drawingml/2006/picture">
                      <pic:nvPicPr>
                        <pic:cNvPr id="32" name="" descr=""/>
                        <pic:cNvPicPr/>
                      </pic:nvPicPr>
                      <pic:blipFill>
                        <a:blip r:embed="rId9"/>
                        <a:stretch/>
                      </pic:blipFill>
                      <pic:spPr>
                        <a:xfrm>
                          <a:off x="0" y="0"/>
                          <a:ext cx="5934240" cy="3333600"/>
                        </a:xfrm>
                        <a:prstGeom prst="rect">
                          <a:avLst/>
                        </a:prstGeom>
                        <a:ln>
                          <a:noFill/>
                        </a:ln>
                      </pic:spPr>
                    </pic:pic>
                  </a:graphicData>
                </a:graphic>
              </wp:inline>
            </w:drawing>
          </mc:Choice>
          <mc:Fallback>
            <w:pict>
              <v:shape id="shape_0" stroked="f" style="position:absolute;margin-left:0pt;margin-top:-262.55pt;width:467.2pt;height:262.45pt;mso-position-vertical:top" type="shapetype_75">
                <v:imagedata r:id="rId9" o:detectmouseclick="t"/>
                <w10:wrap type="none"/>
                <v:stroke color="#3465a4" joinstyle="round" endcap="flat"/>
              </v:shape>
            </w:pict>
          </mc:Fallback>
        </mc:AlternateConten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160"/>
        <w:rPr>
          <w:rFonts w:ascii="Times New Roman" w:hAnsi="Times New Roman" w:cs="Times New Roman"/>
          <w:sz w:val="28"/>
          <w:szCs w:val="28"/>
        </w:rPr>
      </w:pPr>
      <w:r>
        <w:rPr/>
      </w:r>
    </w:p>
    <w:sectPr>
      <w:footerReference w:type="default" r:id="rId10"/>
      <w:type w:val="nextPage"/>
      <w:pgSz w:w="12240" w:h="15840"/>
      <w:pgMar w:left="1440" w:right="1440" w:header="0" w:top="1440" w:footer="720" w:bottom="1440"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7-26T16:32:26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You need to add acknowledgment here</w:t>
      </w:r>
    </w:p>
  </w:comment>
  <w:comment w:id="1" w:author="Unknown Author" w:date="2021-07-26T16:33:12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1. Is this a paper or a project?</w:t>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2. Please explain to me exactly what your project is all about</w:t>
      </w:r>
    </w:p>
  </w:comment>
  <w:comment w:id="2" w:author="Unknown Author" w:date="2021-07-26T16:36:30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Lecturer?</w:t>
      </w:r>
    </w:p>
  </w:comment>
  <w:comment w:id="3" w:author="Unknown Author" w:date="2021-07-26T16:40:45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Introduction?</w:t>
      </w:r>
    </w:p>
  </w:comment>
  <w:comment w:id="4" w:author="Unknown Author" w:date="2021-07-26T16:37:07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What does this means?</w:t>
      </w:r>
    </w:p>
  </w:comment>
  <w:comment w:id="5" w:author="Unknown Author" w:date="2021-07-26T16:37:52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Which process?</w:t>
      </w:r>
    </w:p>
  </w:comment>
  <w:comment w:id="6" w:author="Unknown Author" w:date="2021-07-26T16:41:35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Citation year is too old.</w:t>
      </w:r>
    </w:p>
    <w:p>
      <w:r>
        <w:rPr>
          <w:rFonts w:ascii="Liberation Serif" w:hAnsi="Liberation Serif" w:eastAsia="DejaVu Sans" w:cs="DejaVu Sans"/>
          <w:sz w:val="24"/>
          <w:szCs w:val="24"/>
          <w:lang w:val="en-US" w:eastAsia="en-US" w:bidi="en-US"/>
        </w:rPr>
      </w:r>
    </w:p>
  </w:comment>
  <w:comment w:id="7" w:author="Unknown Author" w:date="2021-07-26T16:43:12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As this is a trending field. Why are all your citations too old?</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xml:space="preserve">Please review at least 15 relevant and latest papers in the area of your project. </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Please give me links to all your papers in the citation and references section.</w:t>
      </w:r>
    </w:p>
  </w:comment>
  <w:comment w:id="8" w:author="Unknown Author" w:date="2021-07-26T16:46:15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So the Lecturer is careless to handle student’s assignments?</w:t>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Give me strong points that will convince me about this.</w:t>
      </w:r>
    </w:p>
  </w:comment>
  <w:comment w:id="9" w:author="Unknown Author" w:date="2021-07-26T16:47:34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Give me more convincing reasons.</w:t>
      </w:r>
    </w:p>
  </w:comment>
  <w:comment w:id="10" w:author="Unknown Author" w:date="2021-07-26T16:48:30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Aim and objectives?</w:t>
      </w:r>
    </w:p>
  </w:comment>
  <w:comment w:id="11" w:author="Unknown Author" w:date="2021-07-26T16:48:55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Aim?</w:t>
      </w:r>
    </w:p>
  </w:comment>
  <w:comment w:id="12" w:author="Unknown Author" w:date="2021-07-26T16:50:14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Correct this objective</w:t>
      </w:r>
    </w:p>
  </w:comment>
  <w:comment w:id="13" w:author="Unknown Author" w:date="2021-07-26T16:51:1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Are all these covered in your software?</w:t>
      </w:r>
    </w:p>
  </w:comment>
  <w:comment w:id="14" w:author="Unknown Author" w:date="2021-07-26T16:51:49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Are the Lecturers submitting the assignment through the system or what? </w:t>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Does the project allow Lecturers to post assignments to their students?</w:t>
      </w:r>
    </w:p>
    <w:p>
      <w:r>
        <w:rPr>
          <w:rFonts w:ascii="Liberation Serif" w:hAnsi="Liberation Serif" w:eastAsia="DejaVu Sans" w:cs="DejaVu Sans"/>
          <w:sz w:val="24"/>
          <w:szCs w:val="24"/>
          <w:lang w:val="en-US" w:eastAsia="en-US" w:bidi="en-US"/>
        </w:rPr>
      </w:r>
    </w:p>
  </w:comment>
  <w:comment w:id="15" w:author="Unknown Author" w:date="2021-07-26T16:53:30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Please give a screenshot of all these functionalities in your project.</w:t>
      </w:r>
    </w:p>
  </w:comment>
  <w:comment w:id="16" w:author="Unknown Author" w:date="2021-07-26T16:55:20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What does this means?</w:t>
      </w:r>
    </w:p>
  </w:comment>
  <w:comment w:id="17" w:author="Unknown Author" w:date="2021-07-26T16:56:1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Check the University guidelines for project formatting</w:t>
      </w:r>
    </w:p>
  </w:comment>
  <w:comment w:id="18" w:author="Unknown Author" w:date="2021-07-26T16:57:40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Avoid direct quotations. You need to cite the original source</w:t>
      </w:r>
    </w:p>
  </w:comment>
  <w:comment w:id="19" w:author="Unknown Author" w:date="2021-07-26T17:00:09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Which literature?</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Paraphrase  and remove ambiguous sentences.</w:t>
      </w:r>
    </w:p>
  </w:comment>
  <w:comment w:id="20" w:author="Unknown Author" w:date="2021-07-26T17:02:36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Since 2000 this system was not re implemented?</w:t>
      </w:r>
    </w:p>
  </w:comment>
  <w:comment w:id="21" w:author="Unknown Author" w:date="2021-07-26T17:05:29Z" w:initials="">
    <w:p>
      <w:r>
        <w:rPr>
          <w:rFonts w:asciiTheme="minorHAnsi" w:cstheme="minorBidi" w:eastAsiaTheme="minorHAnsi" w:hAnsiTheme="minorHAnsi" w:eastAsia="Calibri" w:ascii="Calibri" w:hAnsi="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eastAsia="en-US" w:val="en-US" w:bidi="ar-SA"/>
        </w:rPr>
        <w:t>What is this?</w:t>
      </w:r>
    </w:p>
  </w:comment>
  <w:comment w:id="22" w:author="Unknown Author" w:date="2021-07-26T17:08:43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Which section?</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 xml:space="preserve">2. Is there any problem with the stated software? </w:t>
      </w:r>
    </w:p>
    <w:p>
      <w:r>
        <w:rPr>
          <w:rFonts w:ascii="Liberation Serif" w:hAnsi="Liberation Serif" w:eastAsia="DejaVu Sans" w:cs="DejaVu Sans"/>
          <w:sz w:val="24"/>
          <w:szCs w:val="24"/>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3. How is this your software different from all these cited software?</w:t>
      </w:r>
    </w:p>
    <w:p>
      <w:r>
        <w:rPr>
          <w:rFonts w:ascii="Liberation Serif" w:hAnsi="Liberation Serif" w:eastAsia="DejaVu Sans" w:cs="DejaVu Sans"/>
          <w:sz w:val="24"/>
          <w:szCs w:val="24"/>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4. Did it improve on all these mentioned</w:t>
      </w:r>
    </w:p>
    <w:p>
      <w:r>
        <w:rPr>
          <w:rFonts w:ascii="Liberation Serif" w:hAnsi="Liberation Serif" w:eastAsia="DejaVu Sans" w:cs="DejaVu Sans"/>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Bookman Old Style">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3091163"/>
    </w:sdtPr>
    <w:sdtContent>
      <w:p>
        <w:pPr>
          <w:pStyle w:val="Footer"/>
          <w:jc w:val="center"/>
          <w:rPr/>
        </w:pPr>
        <w:r>
          <w:rPr/>
          <w:fldChar w:fldCharType="begin"/>
        </w:r>
        <w:r>
          <w:rPr/>
          <w:instrText> PAGE </w:instrText>
        </w:r>
        <w:r>
          <w:rPr/>
          <w:fldChar w:fldCharType="separate"/>
        </w:r>
        <w:r>
          <w:rPr/>
          <w:t>50</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left"/>
      <w:pPr>
        <w:tabs>
          <w:tab w:val="num" w:pos="720"/>
        </w:tabs>
        <w:ind w:left="720" w:hanging="360"/>
      </w:pPr>
      <w:rPr>
        <w:rFonts w:eastAsia="Calibri" w:cs="Times New Roman"/>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lowerRoman"/>
      <w:lvlText w:val="%1."/>
      <w:lvlJc w:val="left"/>
      <w:pPr>
        <w:tabs>
          <w:tab w:val="num" w:pos="720"/>
        </w:tabs>
        <w:ind w:left="1440" w:hanging="360"/>
      </w:pPr>
      <w:rPr>
        <w:rFonts w:eastAsia="Calibri" w:cs="Times New Roman"/>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3">
    <w:lvl w:ilvl="0">
      <w:start w:val="1"/>
      <w:numFmt w:val="lowerRoman"/>
      <w:lvlText w:val="%1."/>
      <w:lvlJc w:val="left"/>
      <w:pPr>
        <w:tabs>
          <w:tab w:val="num" w:pos="720"/>
        </w:tabs>
        <w:ind w:left="1080" w:hanging="360"/>
      </w:pPr>
      <w:rPr>
        <w:rFonts w:eastAsia="Calibri" w:cs="Times New Roman"/>
      </w:rPr>
    </w:lvl>
    <w:lvl w:ilvl="1">
      <w:start w:val="1"/>
      <w:numFmt w:val="bullet"/>
      <w:lvlText w:val="o"/>
      <w:lvlJc w:val="left"/>
      <w:pPr>
        <w:tabs>
          <w:tab w:val="num" w:pos="1080"/>
        </w:tabs>
        <w:ind w:left="1800" w:hanging="360"/>
      </w:pPr>
      <w:rPr>
        <w:rFonts w:ascii="Courier New" w:hAnsi="Courier New" w:cs="Courier New" w:hint="default"/>
      </w:rPr>
    </w:lvl>
    <w:lvl w:ilvl="2">
      <w:start w:val="1"/>
      <w:numFmt w:val="bullet"/>
      <w:lvlText w:val=""/>
      <w:lvlJc w:val="left"/>
      <w:pPr>
        <w:tabs>
          <w:tab w:val="num" w:pos="1440"/>
        </w:tabs>
        <w:ind w:left="2520" w:hanging="360"/>
      </w:pPr>
      <w:rPr>
        <w:rFonts w:ascii="Wingdings" w:hAnsi="Wingdings" w:cs="Wingdings" w:hint="default"/>
      </w:rPr>
    </w:lvl>
    <w:lvl w:ilvl="3">
      <w:start w:val="1"/>
      <w:numFmt w:val="bullet"/>
      <w:lvlText w:val=""/>
      <w:lvlJc w:val="left"/>
      <w:pPr>
        <w:tabs>
          <w:tab w:val="num" w:pos="1800"/>
        </w:tabs>
        <w:ind w:left="3240" w:hanging="360"/>
      </w:pPr>
      <w:rPr>
        <w:rFonts w:ascii="Symbol" w:hAnsi="Symbol" w:cs="Symbol" w:hint="default"/>
      </w:rPr>
    </w:lvl>
    <w:lvl w:ilvl="4">
      <w:start w:val="1"/>
      <w:numFmt w:val="bullet"/>
      <w:lvlText w:val="o"/>
      <w:lvlJc w:val="left"/>
      <w:pPr>
        <w:tabs>
          <w:tab w:val="num" w:pos="2160"/>
        </w:tabs>
        <w:ind w:left="3960" w:hanging="360"/>
      </w:pPr>
      <w:rPr>
        <w:rFonts w:ascii="Courier New" w:hAnsi="Courier New" w:cs="Courier New" w:hint="default"/>
      </w:rPr>
    </w:lvl>
    <w:lvl w:ilvl="5">
      <w:start w:val="1"/>
      <w:numFmt w:val="bullet"/>
      <w:lvlText w:val=""/>
      <w:lvlJc w:val="left"/>
      <w:pPr>
        <w:tabs>
          <w:tab w:val="num" w:pos="2520"/>
        </w:tabs>
        <w:ind w:left="4680" w:hanging="360"/>
      </w:pPr>
      <w:rPr>
        <w:rFonts w:ascii="Wingdings" w:hAnsi="Wingdings" w:cs="Wingdings" w:hint="default"/>
      </w:rPr>
    </w:lvl>
    <w:lvl w:ilvl="6">
      <w:start w:val="1"/>
      <w:numFmt w:val="bullet"/>
      <w:lvlText w:val=""/>
      <w:lvlJc w:val="left"/>
      <w:pPr>
        <w:tabs>
          <w:tab w:val="num" w:pos="2880"/>
        </w:tabs>
        <w:ind w:left="5400" w:hanging="360"/>
      </w:pPr>
      <w:rPr>
        <w:rFonts w:ascii="Symbol" w:hAnsi="Symbol" w:cs="Symbol" w:hint="default"/>
      </w:rPr>
    </w:lvl>
    <w:lvl w:ilvl="7">
      <w:start w:val="1"/>
      <w:numFmt w:val="bullet"/>
      <w:lvlText w:val="o"/>
      <w:lvlJc w:val="left"/>
      <w:pPr>
        <w:tabs>
          <w:tab w:val="num" w:pos="3240"/>
        </w:tabs>
        <w:ind w:left="6120" w:hanging="360"/>
      </w:pPr>
      <w:rPr>
        <w:rFonts w:ascii="Courier New" w:hAnsi="Courier New" w:cs="Courier New" w:hint="default"/>
      </w:rPr>
    </w:lvl>
    <w:lvl w:ilvl="8">
      <w:start w:val="1"/>
      <w:numFmt w:val="bullet"/>
      <w:lvlText w:val=""/>
      <w:lvlJc w:val="left"/>
      <w:pPr>
        <w:tabs>
          <w:tab w:val="num" w:pos="3600"/>
        </w:tabs>
        <w:ind w:left="6840" w:hanging="360"/>
      </w:pPr>
      <w:rPr>
        <w:rFonts w:ascii="Wingdings" w:hAnsi="Wingdings" w:cs="Wingdings" w:hint="default"/>
      </w:rPr>
    </w:lvl>
  </w:abstractNum>
  <w:abstractNum w:abstractNumId="4">
    <w:lvl w:ilvl="0">
      <w:start w:val="1"/>
      <w:numFmt w:val="lowerRoman"/>
      <w:lvlText w:val="%1."/>
      <w:lvlJc w:val="left"/>
      <w:pPr>
        <w:tabs>
          <w:tab w:val="num" w:pos="720"/>
        </w:tabs>
        <w:ind w:left="720" w:hanging="360"/>
      </w:pPr>
      <w:rPr>
        <w:rFonts w:eastAsia="Calibri" w:cs="Times New Roman"/>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lvl w:ilvl="0">
      <w:start w:val="1"/>
      <w:numFmt w:val="lowerRoman"/>
      <w:lvlText w:val="%1."/>
      <w:lvlJc w:val="left"/>
      <w:pPr>
        <w:tabs>
          <w:tab w:val="num" w:pos="720"/>
        </w:tabs>
        <w:ind w:left="1080" w:hanging="72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6">
    <w:lvl w:ilvl="0">
      <w:start w:val="1"/>
      <w:numFmt w:val="bullet"/>
      <w:lvlText w:val=""/>
      <w:lvlJc w:val="left"/>
      <w:pPr>
        <w:tabs>
          <w:tab w:val="num" w:pos="720"/>
        </w:tabs>
        <w:ind w:left="1800" w:hanging="360"/>
      </w:pPr>
      <w:rPr>
        <w:rFonts w:ascii="Symbol" w:hAnsi="Symbol" w:cs="Symbol" w:hint="default"/>
      </w:rPr>
    </w:lvl>
    <w:lvl w:ilvl="1">
      <w:start w:val="1"/>
      <w:numFmt w:val="bullet"/>
      <w:lvlText w:val="o"/>
      <w:lvlJc w:val="left"/>
      <w:pPr>
        <w:tabs>
          <w:tab w:val="num" w:pos="1080"/>
        </w:tabs>
        <w:ind w:left="2520" w:hanging="360"/>
      </w:pPr>
      <w:rPr>
        <w:rFonts w:ascii="Courier New" w:hAnsi="Courier New" w:cs="Courier New" w:hint="default"/>
      </w:rPr>
    </w:lvl>
    <w:lvl w:ilvl="2">
      <w:start w:val="1"/>
      <w:numFmt w:val="bullet"/>
      <w:lvlText w:val=""/>
      <w:lvlJc w:val="left"/>
      <w:pPr>
        <w:tabs>
          <w:tab w:val="num" w:pos="1440"/>
        </w:tabs>
        <w:ind w:left="3240" w:hanging="360"/>
      </w:pPr>
      <w:rPr>
        <w:rFonts w:ascii="Wingdings" w:hAnsi="Wingdings" w:cs="Wingdings" w:hint="default"/>
      </w:rPr>
    </w:lvl>
    <w:lvl w:ilvl="3">
      <w:start w:val="1"/>
      <w:numFmt w:val="bullet"/>
      <w:lvlText w:val=""/>
      <w:lvlJc w:val="left"/>
      <w:pPr>
        <w:tabs>
          <w:tab w:val="num" w:pos="1800"/>
        </w:tabs>
        <w:ind w:left="3960" w:hanging="360"/>
      </w:pPr>
      <w:rPr>
        <w:rFonts w:ascii="Symbol" w:hAnsi="Symbol" w:cs="Symbol" w:hint="default"/>
      </w:rPr>
    </w:lvl>
    <w:lvl w:ilvl="4">
      <w:start w:val="1"/>
      <w:numFmt w:val="bullet"/>
      <w:lvlText w:val="o"/>
      <w:lvlJc w:val="left"/>
      <w:pPr>
        <w:tabs>
          <w:tab w:val="num" w:pos="2160"/>
        </w:tabs>
        <w:ind w:left="4680" w:hanging="360"/>
      </w:pPr>
      <w:rPr>
        <w:rFonts w:ascii="Courier New" w:hAnsi="Courier New" w:cs="Courier New" w:hint="default"/>
      </w:rPr>
    </w:lvl>
    <w:lvl w:ilvl="5">
      <w:start w:val="1"/>
      <w:numFmt w:val="bullet"/>
      <w:lvlText w:val=""/>
      <w:lvlJc w:val="left"/>
      <w:pPr>
        <w:tabs>
          <w:tab w:val="num" w:pos="2520"/>
        </w:tabs>
        <w:ind w:left="5400" w:hanging="360"/>
      </w:pPr>
      <w:rPr>
        <w:rFonts w:ascii="Wingdings" w:hAnsi="Wingdings" w:cs="Wingdings" w:hint="default"/>
      </w:rPr>
    </w:lvl>
    <w:lvl w:ilvl="6">
      <w:start w:val="1"/>
      <w:numFmt w:val="bullet"/>
      <w:lvlText w:val=""/>
      <w:lvlJc w:val="left"/>
      <w:pPr>
        <w:tabs>
          <w:tab w:val="num" w:pos="2880"/>
        </w:tabs>
        <w:ind w:left="6120" w:hanging="360"/>
      </w:pPr>
      <w:rPr>
        <w:rFonts w:ascii="Symbol" w:hAnsi="Symbol" w:cs="Symbol" w:hint="default"/>
      </w:rPr>
    </w:lvl>
    <w:lvl w:ilvl="7">
      <w:start w:val="1"/>
      <w:numFmt w:val="bullet"/>
      <w:lvlText w:val="o"/>
      <w:lvlJc w:val="left"/>
      <w:pPr>
        <w:tabs>
          <w:tab w:val="num" w:pos="3240"/>
        </w:tabs>
        <w:ind w:left="6840" w:hanging="360"/>
      </w:pPr>
      <w:rPr>
        <w:rFonts w:ascii="Courier New" w:hAnsi="Courier New" w:cs="Courier New" w:hint="default"/>
      </w:rPr>
    </w:lvl>
    <w:lvl w:ilvl="8">
      <w:start w:val="1"/>
      <w:numFmt w:val="bullet"/>
      <w:lvlText w:val=""/>
      <w:lvlJc w:val="left"/>
      <w:pPr>
        <w:tabs>
          <w:tab w:val="num" w:pos="3600"/>
        </w:tabs>
        <w:ind w:left="7560" w:hanging="360"/>
      </w:pPr>
      <w:rPr>
        <w:rFonts w:ascii="Wingdings" w:hAnsi="Wingdings" w:cs="Wingdings" w:hint="default"/>
      </w:rPr>
    </w:lvl>
  </w:abstractNum>
  <w:abstractNum w:abstractNumId="7">
    <w:lvl w:ilvl="0">
      <w:start w:val="3"/>
      <w:numFmt w:val="decimal"/>
      <w:lvlText w:val="%1"/>
      <w:lvlJc w:val="left"/>
      <w:pPr>
        <w:tabs>
          <w:tab w:val="num" w:pos="720"/>
        </w:tabs>
        <w:ind w:left="360" w:hanging="360"/>
      </w:pPr>
    </w:lvl>
    <w:lvl w:ilvl="1">
      <w:start w:val="4"/>
      <w:numFmt w:val="decimal"/>
      <w:lvlText w:val="%1.%2"/>
      <w:lvlJc w:val="left"/>
      <w:pPr>
        <w:tabs>
          <w:tab w:val="num" w:pos="1080"/>
        </w:tabs>
        <w:ind w:left="360" w:hanging="360"/>
      </w:pPr>
    </w:lvl>
    <w:lvl w:ilvl="2">
      <w:start w:val="1"/>
      <w:numFmt w:val="decimal"/>
      <w:lvlText w:val="%1.%2.%3"/>
      <w:lvlJc w:val="left"/>
      <w:pPr>
        <w:tabs>
          <w:tab w:val="num" w:pos="1440"/>
        </w:tabs>
        <w:ind w:left="720" w:hanging="720"/>
      </w:pPr>
    </w:lvl>
    <w:lvl w:ilvl="3">
      <w:start w:val="1"/>
      <w:numFmt w:val="decimal"/>
      <w:lvlText w:val="%1.%2.%3.%4"/>
      <w:lvlJc w:val="left"/>
      <w:pPr>
        <w:tabs>
          <w:tab w:val="num" w:pos="1800"/>
        </w:tabs>
        <w:ind w:left="720" w:hanging="720"/>
      </w:pPr>
    </w:lvl>
    <w:lvl w:ilvl="4">
      <w:start w:val="1"/>
      <w:numFmt w:val="decimal"/>
      <w:lvlText w:val="%1.%2.%3.%4.%5"/>
      <w:lvlJc w:val="left"/>
      <w:pPr>
        <w:tabs>
          <w:tab w:val="num" w:pos="2160"/>
        </w:tabs>
        <w:ind w:left="1080" w:hanging="1080"/>
      </w:pPr>
    </w:lvl>
    <w:lvl w:ilvl="5">
      <w:start w:val="1"/>
      <w:numFmt w:val="decimal"/>
      <w:lvlText w:val="%1.%2.%3.%4.%5.%6"/>
      <w:lvlJc w:val="left"/>
      <w:pPr>
        <w:tabs>
          <w:tab w:val="num" w:pos="2520"/>
        </w:tabs>
        <w:ind w:left="1080" w:hanging="1080"/>
      </w:pPr>
    </w:lvl>
    <w:lvl w:ilvl="6">
      <w:start w:val="1"/>
      <w:numFmt w:val="decimal"/>
      <w:lvlText w:val="%1.%2.%3.%4.%5.%6.%7"/>
      <w:lvlJc w:val="left"/>
      <w:pPr>
        <w:tabs>
          <w:tab w:val="num" w:pos="2880"/>
        </w:tabs>
        <w:ind w:left="1440" w:hanging="1440"/>
      </w:pPr>
    </w:lvl>
    <w:lvl w:ilvl="7">
      <w:start w:val="1"/>
      <w:numFmt w:val="decimal"/>
      <w:lvlText w:val="%1.%2.%3.%4.%5.%6.%7.%8"/>
      <w:lvlJc w:val="left"/>
      <w:pPr>
        <w:tabs>
          <w:tab w:val="num" w:pos="3240"/>
        </w:tabs>
        <w:ind w:left="1440" w:hanging="1440"/>
      </w:pPr>
    </w:lvl>
    <w:lvl w:ilvl="8">
      <w:start w:val="1"/>
      <w:numFmt w:val="decimal"/>
      <w:lvlText w:val="%1.%2.%3.%4.%5.%6.%7.%8.%9"/>
      <w:lvlJc w:val="left"/>
      <w:pPr>
        <w:tabs>
          <w:tab w:val="num" w:pos="3600"/>
        </w:tabs>
        <w:ind w:left="1800" w:hanging="180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trackRevision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135df"/>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b2302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3">
    <w:name w:val="Heading 3"/>
    <w:basedOn w:val="Normal"/>
    <w:link w:val="Heading3Char"/>
    <w:uiPriority w:val="9"/>
    <w:qFormat/>
    <w:rsid w:val="00623b1d"/>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e06531"/>
    <w:rPr>
      <w:rFonts w:ascii="Tahoma" w:hAnsi="Tahoma" w:cs="Tahoma"/>
      <w:sz w:val="16"/>
      <w:szCs w:val="16"/>
    </w:rPr>
  </w:style>
  <w:style w:type="character" w:styleId="HeaderChar" w:customStyle="1">
    <w:name w:val="Header Char"/>
    <w:basedOn w:val="DefaultParagraphFont"/>
    <w:link w:val="Header"/>
    <w:uiPriority w:val="99"/>
    <w:qFormat/>
    <w:rsid w:val="00de45cf"/>
    <w:rPr>
      <w:rFonts w:ascii="Calibri" w:hAnsi="Calibri" w:eastAsia="Calibri" w:cs="Times New Roman"/>
    </w:rPr>
  </w:style>
  <w:style w:type="character" w:styleId="BodyTextChar" w:customStyle="1">
    <w:name w:val="Body Text Char"/>
    <w:basedOn w:val="DefaultParagraphFont"/>
    <w:link w:val="BodyText"/>
    <w:qFormat/>
    <w:rsid w:val="006b0dfe"/>
    <w:rPr>
      <w:rFonts w:ascii="Times New Roman" w:hAnsi="Times New Roman" w:eastAsia="Times New Roman" w:cs="Times New Roman"/>
      <w:spacing w:val="-2"/>
      <w:sz w:val="24"/>
      <w:szCs w:val="24"/>
    </w:rPr>
  </w:style>
  <w:style w:type="character" w:styleId="InternetLink">
    <w:name w:val="Hyperlink"/>
    <w:basedOn w:val="DefaultParagraphFont"/>
    <w:uiPriority w:val="99"/>
    <w:unhideWhenUsed/>
    <w:rsid w:val="006b0dfe"/>
    <w:rPr>
      <w:color w:val="0563C1" w:themeColor="hyperlink"/>
      <w:u w:val="single"/>
    </w:rPr>
  </w:style>
  <w:style w:type="character" w:styleId="St" w:customStyle="1">
    <w:name w:val="st"/>
    <w:basedOn w:val="DefaultParagraphFont"/>
    <w:qFormat/>
    <w:rsid w:val="00623b1d"/>
    <w:rPr/>
  </w:style>
  <w:style w:type="character" w:styleId="Emphasis">
    <w:name w:val="Emphasis"/>
    <w:basedOn w:val="DefaultParagraphFont"/>
    <w:uiPriority w:val="20"/>
    <w:qFormat/>
    <w:rsid w:val="00623b1d"/>
    <w:rPr>
      <w:i/>
      <w:iCs/>
    </w:rPr>
  </w:style>
  <w:style w:type="character" w:styleId="Tgc" w:customStyle="1">
    <w:name w:val="_tgc"/>
    <w:basedOn w:val="DefaultParagraphFont"/>
    <w:qFormat/>
    <w:rsid w:val="00623b1d"/>
    <w:rPr/>
  </w:style>
  <w:style w:type="character" w:styleId="Heading3Char" w:customStyle="1">
    <w:name w:val="Heading 3 Char"/>
    <w:basedOn w:val="DefaultParagraphFont"/>
    <w:link w:val="Heading3"/>
    <w:uiPriority w:val="9"/>
    <w:qFormat/>
    <w:rsid w:val="00623b1d"/>
    <w:rPr>
      <w:rFonts w:ascii="Times New Roman" w:hAnsi="Times New Roman" w:eastAsia="Times New Roman" w:cs="Times New Roman"/>
      <w:b/>
      <w:bCs/>
      <w:sz w:val="27"/>
      <w:szCs w:val="27"/>
    </w:rPr>
  </w:style>
  <w:style w:type="character" w:styleId="FooterChar" w:customStyle="1">
    <w:name w:val="Footer Char"/>
    <w:basedOn w:val="DefaultParagraphFont"/>
    <w:link w:val="Footer"/>
    <w:uiPriority w:val="99"/>
    <w:qFormat/>
    <w:rsid w:val="00b01dcf"/>
    <w:rPr/>
  </w:style>
  <w:style w:type="character" w:styleId="Heading1Char" w:customStyle="1">
    <w:name w:val="Heading 1 Char"/>
    <w:basedOn w:val="DefaultParagraphFont"/>
    <w:link w:val="Heading1"/>
    <w:uiPriority w:val="9"/>
    <w:qFormat/>
    <w:rsid w:val="00b2302c"/>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link w:val="BodyTextChar"/>
    <w:rsid w:val="006b0dfe"/>
    <w:pPr>
      <w:spacing w:lineRule="auto" w:line="360" w:before="0" w:after="120"/>
      <w:ind w:firstLine="709"/>
      <w:jc w:val="both"/>
    </w:pPr>
    <w:rPr>
      <w:rFonts w:ascii="Times New Roman" w:hAnsi="Times New Roman" w:eastAsia="Times New Roman" w:cs="Times New Roman"/>
      <w:spacing w:val="-2"/>
      <w:sz w:val="24"/>
      <w:szCs w:val="24"/>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BalloonText">
    <w:name w:val="Balloon Text"/>
    <w:basedOn w:val="Normal"/>
    <w:link w:val="BalloonTextChar"/>
    <w:uiPriority w:val="99"/>
    <w:semiHidden/>
    <w:unhideWhenUsed/>
    <w:qFormat/>
    <w:rsid w:val="00e06531"/>
    <w:pPr>
      <w:spacing w:lineRule="auto" w:line="240" w:before="0" w:after="0"/>
    </w:pPr>
    <w:rPr>
      <w:rFonts w:ascii="Tahoma" w:hAnsi="Tahoma" w:cs="Tahoma"/>
      <w:sz w:val="16"/>
      <w:szCs w:val="16"/>
    </w:rPr>
  </w:style>
  <w:style w:type="paragraph" w:styleId="ListParagraph">
    <w:name w:val="List Paragraph"/>
    <w:basedOn w:val="Normal"/>
    <w:uiPriority w:val="34"/>
    <w:qFormat/>
    <w:rsid w:val="00260f58"/>
    <w:pPr>
      <w:spacing w:lineRule="auto" w:line="276" w:before="0" w:after="200"/>
      <w:ind w:left="720" w:hanging="0"/>
      <w:contextualSpacing/>
    </w:pPr>
    <w:rPr/>
  </w:style>
  <w:style w:type="paragraph" w:styleId="NoSpacing">
    <w:name w:val="No Spacing"/>
    <w:uiPriority w:val="1"/>
    <w:qFormat/>
    <w:rsid w:val="00260f58"/>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de45cf"/>
    <w:pPr>
      <w:tabs>
        <w:tab w:val="clear" w:pos="720"/>
        <w:tab w:val="center" w:pos="4680" w:leader="none"/>
        <w:tab w:val="right" w:pos="9360" w:leader="none"/>
      </w:tabs>
      <w:spacing w:lineRule="auto" w:line="240" w:before="0" w:after="0"/>
    </w:pPr>
    <w:rPr>
      <w:rFonts w:ascii="Calibri" w:hAnsi="Calibri" w:eastAsia="Calibri" w:cs="Times New Roman"/>
    </w:rPr>
  </w:style>
  <w:style w:type="paragraph" w:styleId="Default" w:customStyle="1">
    <w:name w:val="Default"/>
    <w:qFormat/>
    <w:rsid w:val="006b0dfe"/>
    <w:pPr>
      <w:widowControl/>
      <w:bidi w:val="0"/>
      <w:spacing w:lineRule="auto" w:line="240" w:before="0" w:after="0"/>
      <w:jc w:val="left"/>
    </w:pPr>
    <w:rPr>
      <w:rFonts w:ascii="Times New Roman" w:hAnsi="Times New Roman" w:eastAsia="" w:cs="Times New Roman" w:eastAsiaTheme="minorEastAsia"/>
      <w:color w:val="000000"/>
      <w:kern w:val="0"/>
      <w:sz w:val="24"/>
      <w:szCs w:val="24"/>
      <w:lang w:val="en-US" w:eastAsia="en-US" w:bidi="ar-SA"/>
    </w:rPr>
  </w:style>
  <w:style w:type="paragraph" w:styleId="NormalWeb">
    <w:name w:val="Normal (Web)"/>
    <w:basedOn w:val="Normal"/>
    <w:uiPriority w:val="99"/>
    <w:semiHidden/>
    <w:unhideWhenUsed/>
    <w:qFormat/>
    <w:rsid w:val="00623b1d"/>
    <w:pPr>
      <w:spacing w:lineRule="auto" w:line="240" w:beforeAutospacing="1" w:afterAutospacing="1"/>
    </w:pPr>
    <w:rPr>
      <w:rFonts w:ascii="Times New Roman" w:hAnsi="Times New Roman" w:eastAsia="Times New Roman" w:cs="Times New Roman"/>
      <w:sz w:val="24"/>
      <w:szCs w:val="24"/>
    </w:rPr>
  </w:style>
  <w:style w:type="paragraph" w:styleId="Footer">
    <w:name w:val="Footer"/>
    <w:basedOn w:val="Normal"/>
    <w:link w:val="FooterChar"/>
    <w:uiPriority w:val="99"/>
    <w:unhideWhenUsed/>
    <w:rsid w:val="00b01dcf"/>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b2302c"/>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60f5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7EB78-473D-4178-9CBB-378B0DE5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6173</TotalTime>
  <Application>LibreOffice/6.4.5.2$Linux_X86_64 LibreOffice_project/40$Build-2</Application>
  <Pages>50</Pages>
  <Words>5009</Words>
  <Characters>28637</Characters>
  <CharactersWithSpaces>33231</CharactersWithSpaces>
  <Paragraphs>822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2019-06-30T12:51:00Z</dcterms:created>
  <dc:creator>Charex.tech</dc:creator>
  <dc:description/>
  <dc:language>en-US</dc:language>
  <cp:lastModifiedBy/>
  <dcterms:modified xsi:type="dcterms:W3CDTF">2021-07-26T17:11:09Z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